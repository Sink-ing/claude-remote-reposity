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BE426C" w14:textId="77777777" w:rsidR="009E28B7" w:rsidRDefault="009E28B7">
      <w:pPr>
        <w:jc w:val="center"/>
        <w:rPr>
          <w:sz w:val="24"/>
          <w:szCs w:val="96"/>
        </w:rPr>
      </w:pPr>
    </w:p>
    <w:p w14:paraId="500717C1" w14:textId="77777777" w:rsidR="009E28B7" w:rsidRDefault="009E28B7">
      <w:pPr>
        <w:jc w:val="center"/>
        <w:rPr>
          <w:rFonts w:ascii="仿宋_GB2312" w:eastAsia="仿宋_GB2312"/>
          <w:b/>
          <w:sz w:val="44"/>
          <w:szCs w:val="96"/>
        </w:rPr>
      </w:pPr>
    </w:p>
    <w:p w14:paraId="3B271DE2" w14:textId="77777777" w:rsidR="009E28B7" w:rsidRDefault="00000000">
      <w:pPr>
        <w:jc w:val="center"/>
        <w:rPr>
          <w:rFonts w:ascii="华文行楷" w:eastAsia="华文行楷"/>
          <w:b/>
          <w:sz w:val="72"/>
          <w:szCs w:val="72"/>
        </w:rPr>
      </w:pPr>
      <w:r>
        <w:rPr>
          <w:rFonts w:ascii="华文行楷" w:eastAsia="华文行楷" w:hint="eastAsia"/>
          <w:b/>
          <w:sz w:val="72"/>
          <w:szCs w:val="72"/>
        </w:rPr>
        <w:t>温州大学</w:t>
      </w:r>
    </w:p>
    <w:p w14:paraId="66B2279D" w14:textId="77777777" w:rsidR="009E28B7" w:rsidRDefault="00000000">
      <w:pPr>
        <w:jc w:val="center"/>
        <w:rPr>
          <w:rFonts w:ascii="仿宋_GB2312" w:eastAsia="仿宋_GB2312"/>
          <w:b/>
          <w:sz w:val="44"/>
          <w:szCs w:val="96"/>
        </w:rPr>
      </w:pPr>
      <w:r>
        <w:rPr>
          <w:rFonts w:ascii="仿宋_GB2312" w:eastAsia="仿宋_GB2312" w:hint="eastAsia"/>
          <w:b/>
          <w:noProof/>
          <w:sz w:val="44"/>
          <w:szCs w:val="96"/>
        </w:rPr>
        <w:drawing>
          <wp:inline distT="0" distB="0" distL="0" distR="0" wp14:anchorId="5D341B9F" wp14:editId="331491E2">
            <wp:extent cx="1190625" cy="1171575"/>
            <wp:effectExtent l="0" t="0" r="9525" b="9525"/>
            <wp:docPr id="1" name="图片 1" descr="温州大学校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温州大学校标"/>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1190625" cy="1171575"/>
                    </a:xfrm>
                    <a:prstGeom prst="rect">
                      <a:avLst/>
                    </a:prstGeom>
                    <a:noFill/>
                    <a:ln>
                      <a:noFill/>
                    </a:ln>
                    <a:effectLst/>
                  </pic:spPr>
                </pic:pic>
              </a:graphicData>
            </a:graphic>
          </wp:inline>
        </w:drawing>
      </w:r>
    </w:p>
    <w:p w14:paraId="5BA69AEF" w14:textId="77777777" w:rsidR="009E28B7" w:rsidRDefault="00000000">
      <w:pPr>
        <w:spacing w:beforeLines="100" w:before="312"/>
        <w:jc w:val="center"/>
        <w:rPr>
          <w:rFonts w:ascii="仿宋_GB2312" w:eastAsia="仿宋_GB2312"/>
          <w:b/>
          <w:bCs/>
          <w:sz w:val="44"/>
          <w:szCs w:val="44"/>
        </w:rPr>
      </w:pPr>
      <w:r>
        <w:rPr>
          <w:rFonts w:ascii="仿宋_GB2312" w:eastAsia="仿宋_GB2312" w:hint="eastAsia"/>
          <w:b/>
          <w:bCs/>
          <w:sz w:val="44"/>
          <w:szCs w:val="44"/>
        </w:rPr>
        <w:t>研究生开题报告</w:t>
      </w:r>
    </w:p>
    <w:p w14:paraId="2192A80E" w14:textId="77777777" w:rsidR="009E28B7" w:rsidRDefault="009E28B7">
      <w:pPr>
        <w:rPr>
          <w:rFonts w:ascii="仿宋_GB2312" w:eastAsia="仿宋_GB2312"/>
        </w:rPr>
      </w:pPr>
    </w:p>
    <w:p w14:paraId="1245E3C6" w14:textId="77777777" w:rsidR="009E28B7" w:rsidRDefault="009E28B7">
      <w:pPr>
        <w:rPr>
          <w:rFonts w:ascii="仿宋_GB2312" w:eastAsia="仿宋_GB2312"/>
        </w:rPr>
      </w:pPr>
    </w:p>
    <w:p w14:paraId="1E3FEFBC" w14:textId="77777777" w:rsidR="009E28B7" w:rsidRDefault="00000000">
      <w:pPr>
        <w:spacing w:before="120" w:after="120" w:line="360" w:lineRule="auto"/>
        <w:ind w:firstLineChars="931" w:firstLine="2607"/>
        <w:rPr>
          <w:rFonts w:ascii="仿宋_GB2312" w:eastAsia="仿宋_GB2312"/>
          <w:sz w:val="32"/>
          <w:u w:val="single"/>
        </w:rPr>
      </w:pPr>
      <w:r>
        <w:rPr>
          <w:rFonts w:ascii="仿宋_GB2312" w:eastAsia="仿宋_GB2312" w:hint="eastAsia"/>
          <w:sz w:val="28"/>
          <w:szCs w:val="28"/>
        </w:rPr>
        <w:t>课 题 名 称  ：</w:t>
      </w:r>
      <w:r>
        <w:rPr>
          <w:rFonts w:ascii="仿宋_GB2312" w:eastAsia="仿宋_GB2312" w:hint="eastAsia"/>
          <w:sz w:val="32"/>
          <w:u w:val="single"/>
        </w:rPr>
        <w:t xml:space="preserve">                   </w:t>
      </w:r>
    </w:p>
    <w:p w14:paraId="15DCB9BE" w14:textId="77777777" w:rsidR="009E28B7" w:rsidRDefault="00000000">
      <w:pPr>
        <w:spacing w:line="360" w:lineRule="auto"/>
        <w:ind w:firstLineChars="845" w:firstLine="2366"/>
        <w:rPr>
          <w:rFonts w:ascii="仿宋_GB2312" w:eastAsia="仿宋_GB2312"/>
          <w:sz w:val="28"/>
          <w:szCs w:val="28"/>
        </w:rPr>
      </w:pPr>
      <w:r>
        <w:rPr>
          <w:rFonts w:ascii="仿宋_GB2312" w:eastAsia="仿宋_GB2312" w:hint="eastAsia"/>
          <w:sz w:val="28"/>
          <w:szCs w:val="28"/>
        </w:rPr>
        <w:t xml:space="preserve">  培 养 类 型： </w:t>
      </w:r>
      <w:r>
        <w:rPr>
          <w:rFonts w:ascii="仿宋_GB2312" w:eastAsia="仿宋_GB2312" w:hint="eastAsia"/>
          <w:sz w:val="32"/>
          <w:u w:val="single"/>
        </w:rPr>
        <w:t xml:space="preserve">                   </w:t>
      </w:r>
      <w:r>
        <w:rPr>
          <w:rFonts w:ascii="仿宋_GB2312" w:eastAsia="仿宋_GB2312" w:hint="eastAsia"/>
          <w:sz w:val="28"/>
          <w:szCs w:val="28"/>
        </w:rPr>
        <w:t xml:space="preserve"> </w:t>
      </w:r>
    </w:p>
    <w:p w14:paraId="4FCE7B93" w14:textId="77777777" w:rsidR="009E28B7" w:rsidRDefault="00000000">
      <w:pPr>
        <w:spacing w:line="360" w:lineRule="auto"/>
        <w:ind w:firstLineChars="894" w:firstLine="2503"/>
        <w:rPr>
          <w:rFonts w:ascii="仿宋_GB2312" w:eastAsia="仿宋_GB2312"/>
          <w:sz w:val="32"/>
          <w:u w:val="single"/>
        </w:rPr>
      </w:pPr>
      <w:r>
        <w:rPr>
          <w:rFonts w:ascii="仿宋_GB2312" w:eastAsia="仿宋_GB2312" w:hint="eastAsia"/>
          <w:sz w:val="28"/>
          <w:szCs w:val="28"/>
        </w:rPr>
        <w:t xml:space="preserve"> 研究生姓 名 ：</w:t>
      </w:r>
      <w:r>
        <w:rPr>
          <w:rFonts w:ascii="仿宋_GB2312" w:eastAsia="仿宋_GB2312" w:hint="eastAsia"/>
          <w:sz w:val="32"/>
          <w:u w:val="single"/>
        </w:rPr>
        <w:t xml:space="preserve">                    </w:t>
      </w:r>
    </w:p>
    <w:p w14:paraId="3F67902B" w14:textId="77777777" w:rsidR="009E28B7" w:rsidRDefault="00000000">
      <w:pPr>
        <w:spacing w:before="120" w:after="120" w:line="360" w:lineRule="auto"/>
        <w:ind w:firstLineChars="931" w:firstLine="2607"/>
        <w:rPr>
          <w:rFonts w:ascii="仿宋_GB2312" w:eastAsia="仿宋_GB2312"/>
          <w:sz w:val="32"/>
          <w:u w:val="single"/>
        </w:rPr>
      </w:pPr>
      <w:r>
        <w:rPr>
          <w:rFonts w:ascii="仿宋_GB2312" w:eastAsia="仿宋_GB2312" w:hint="eastAsia"/>
          <w:sz w:val="28"/>
          <w:szCs w:val="28"/>
        </w:rPr>
        <w:t>导师姓名职称：</w:t>
      </w:r>
      <w:r>
        <w:rPr>
          <w:rFonts w:ascii="仿宋_GB2312" w:eastAsia="仿宋_GB2312" w:hint="eastAsia"/>
          <w:sz w:val="32"/>
          <w:u w:val="single"/>
        </w:rPr>
        <w:t xml:space="preserve">                    </w:t>
      </w:r>
    </w:p>
    <w:p w14:paraId="03128C54" w14:textId="77777777" w:rsidR="009E28B7" w:rsidRDefault="00000000">
      <w:pPr>
        <w:spacing w:before="120" w:after="120" w:line="360" w:lineRule="auto"/>
        <w:ind w:firstLineChars="931" w:firstLine="2607"/>
        <w:rPr>
          <w:rFonts w:ascii="仿宋_GB2312" w:eastAsia="仿宋_GB2312"/>
          <w:sz w:val="32"/>
          <w:u w:val="single"/>
        </w:rPr>
      </w:pPr>
      <w:r>
        <w:rPr>
          <w:rFonts w:ascii="仿宋_GB2312" w:eastAsia="仿宋_GB2312" w:hint="eastAsia"/>
          <w:sz w:val="28"/>
          <w:szCs w:val="28"/>
        </w:rPr>
        <w:t>所 在 院 系 ：</w:t>
      </w:r>
      <w:r>
        <w:rPr>
          <w:rFonts w:ascii="仿宋_GB2312" w:eastAsia="仿宋_GB2312" w:hint="eastAsia"/>
          <w:sz w:val="32"/>
          <w:u w:val="single"/>
        </w:rPr>
        <w:t xml:space="preserve">                    </w:t>
      </w:r>
    </w:p>
    <w:p w14:paraId="799E29A9" w14:textId="77777777" w:rsidR="009E28B7" w:rsidRDefault="00000000">
      <w:pPr>
        <w:spacing w:before="120" w:after="120" w:line="360" w:lineRule="auto"/>
        <w:ind w:firstLineChars="931" w:firstLine="2607"/>
        <w:rPr>
          <w:rFonts w:ascii="仿宋_GB2312" w:eastAsia="仿宋_GB2312"/>
          <w:sz w:val="32"/>
          <w:u w:val="single"/>
        </w:rPr>
      </w:pPr>
      <w:r>
        <w:rPr>
          <w:rFonts w:ascii="仿宋_GB2312" w:eastAsia="仿宋_GB2312" w:hint="eastAsia"/>
          <w:sz w:val="28"/>
          <w:szCs w:val="28"/>
        </w:rPr>
        <w:t>专 业 名 称 ：</w:t>
      </w:r>
      <w:r>
        <w:rPr>
          <w:rFonts w:ascii="仿宋_GB2312" w:eastAsia="仿宋_GB2312" w:hint="eastAsia"/>
          <w:sz w:val="32"/>
          <w:u w:val="single"/>
        </w:rPr>
        <w:t xml:space="preserve">                    </w:t>
      </w:r>
    </w:p>
    <w:p w14:paraId="43B12C9C" w14:textId="77777777" w:rsidR="009E28B7" w:rsidRDefault="00000000">
      <w:pPr>
        <w:spacing w:before="120" w:after="120" w:line="360" w:lineRule="auto"/>
        <w:ind w:firstLineChars="930" w:firstLine="2604"/>
        <w:rPr>
          <w:rFonts w:ascii="仿宋_GB2312" w:eastAsia="仿宋_GB2312"/>
          <w:sz w:val="32"/>
          <w:u w:val="single"/>
        </w:rPr>
      </w:pPr>
      <w:r>
        <w:rPr>
          <w:rFonts w:ascii="仿宋_GB2312" w:eastAsia="仿宋_GB2312" w:hint="eastAsia"/>
          <w:sz w:val="28"/>
          <w:szCs w:val="28"/>
        </w:rPr>
        <w:t>研 究 方 向 ：</w:t>
      </w:r>
      <w:r>
        <w:rPr>
          <w:rFonts w:ascii="仿宋_GB2312" w:eastAsia="仿宋_GB2312" w:hint="eastAsia"/>
          <w:sz w:val="32"/>
          <w:u w:val="single"/>
        </w:rPr>
        <w:t xml:space="preserve">                   </w:t>
      </w:r>
    </w:p>
    <w:p w14:paraId="7F0942F2" w14:textId="77777777" w:rsidR="009E28B7" w:rsidRDefault="009E28B7">
      <w:pPr>
        <w:rPr>
          <w:rFonts w:ascii="仿宋_GB2312" w:eastAsia="仿宋_GB2312"/>
        </w:rPr>
      </w:pPr>
    </w:p>
    <w:p w14:paraId="215A3BCC" w14:textId="77777777" w:rsidR="009E28B7" w:rsidRDefault="009E28B7">
      <w:pPr>
        <w:rPr>
          <w:rFonts w:ascii="仿宋_GB2312" w:eastAsia="仿宋_GB2312"/>
        </w:rPr>
      </w:pPr>
    </w:p>
    <w:p w14:paraId="1DB4BA95" w14:textId="77777777" w:rsidR="009E28B7" w:rsidRDefault="00000000">
      <w:pPr>
        <w:jc w:val="center"/>
        <w:rPr>
          <w:rFonts w:ascii="仿宋_GB2312" w:eastAsia="仿宋_GB2312"/>
          <w:sz w:val="28"/>
          <w:szCs w:val="28"/>
        </w:rPr>
      </w:pPr>
      <w:r>
        <w:rPr>
          <w:rFonts w:ascii="仿宋_GB2312" w:eastAsia="仿宋_GB2312" w:hint="eastAsia"/>
          <w:sz w:val="28"/>
          <w:szCs w:val="28"/>
        </w:rPr>
        <w:t>温州大学研究生院</w:t>
      </w:r>
    </w:p>
    <w:p w14:paraId="3966A5D2" w14:textId="77777777" w:rsidR="009E28B7" w:rsidRDefault="00000000">
      <w:pPr>
        <w:jc w:val="center"/>
        <w:rPr>
          <w:rFonts w:ascii="仿宋_GB2312" w:eastAsia="仿宋_GB2312"/>
          <w:sz w:val="28"/>
          <w:szCs w:val="28"/>
        </w:rPr>
      </w:pPr>
      <w:r>
        <w:rPr>
          <w:rFonts w:ascii="仿宋_GB2312" w:eastAsia="仿宋_GB2312" w:hint="eastAsia"/>
          <w:sz w:val="28"/>
          <w:szCs w:val="28"/>
        </w:rPr>
        <w:t>年  月  日</w:t>
      </w:r>
    </w:p>
    <w:p w14:paraId="31F42BE7" w14:textId="77777777" w:rsidR="009E28B7" w:rsidRDefault="009E28B7">
      <w:pPr>
        <w:jc w:val="center"/>
        <w:rPr>
          <w:rFonts w:ascii="仿宋_GB2312" w:eastAsia="仿宋_GB2312"/>
          <w:sz w:val="28"/>
          <w:szCs w:val="28"/>
        </w:rPr>
      </w:pPr>
    </w:p>
    <w:p w14:paraId="7F4502BF" w14:textId="77777777" w:rsidR="009E28B7" w:rsidRDefault="009E28B7">
      <w:pPr>
        <w:jc w:val="center"/>
        <w:rPr>
          <w:rFonts w:ascii="仿宋_GB2312" w:eastAsia="仿宋_GB2312"/>
          <w:sz w:val="28"/>
          <w:szCs w:val="28"/>
        </w:rPr>
      </w:pPr>
    </w:p>
    <w:p w14:paraId="158764AE" w14:textId="77777777" w:rsidR="009E28B7" w:rsidRDefault="009E28B7">
      <w:pPr>
        <w:jc w:val="center"/>
        <w:rPr>
          <w:rFonts w:ascii="仿宋_GB2312" w:eastAsia="仿宋_GB2312"/>
          <w:sz w:val="28"/>
          <w:szCs w:val="28"/>
        </w:rPr>
      </w:pPr>
    </w:p>
    <w:p w14:paraId="062E3477" w14:textId="77777777" w:rsidR="009E28B7" w:rsidRDefault="009E28B7">
      <w:pPr>
        <w:jc w:val="center"/>
        <w:rPr>
          <w:rFonts w:ascii="仿宋_GB2312" w:eastAsia="仿宋_GB2312"/>
          <w:sz w:val="28"/>
          <w:szCs w:val="28"/>
        </w:rPr>
      </w:pPr>
    </w:p>
    <w:p w14:paraId="359F771F" w14:textId="77777777" w:rsidR="009E28B7" w:rsidRDefault="00000000">
      <w:pPr>
        <w:jc w:val="center"/>
        <w:rPr>
          <w:rFonts w:ascii="仿宋_GB2312" w:eastAsia="仿宋_GB2312"/>
          <w:b/>
          <w:bCs/>
          <w:sz w:val="44"/>
          <w:szCs w:val="44"/>
        </w:rPr>
      </w:pPr>
      <w:r>
        <w:rPr>
          <w:rFonts w:ascii="仿宋_GB2312" w:eastAsia="仿宋_GB2312" w:hint="eastAsia"/>
          <w:b/>
          <w:bCs/>
          <w:sz w:val="44"/>
          <w:szCs w:val="44"/>
        </w:rPr>
        <w:t>说   明</w:t>
      </w:r>
    </w:p>
    <w:p w14:paraId="41A9BB73" w14:textId="77777777" w:rsidR="009E28B7" w:rsidRDefault="009E28B7">
      <w:pPr>
        <w:rPr>
          <w:rFonts w:ascii="仿宋_GB2312" w:eastAsia="仿宋_GB2312"/>
          <w:szCs w:val="21"/>
        </w:rPr>
      </w:pPr>
    </w:p>
    <w:p w14:paraId="278906CB" w14:textId="77777777" w:rsidR="009E28B7" w:rsidRDefault="00000000">
      <w:pPr>
        <w:spacing w:line="500" w:lineRule="exact"/>
        <w:ind w:firstLineChars="200" w:firstLine="480"/>
        <w:rPr>
          <w:rFonts w:ascii="仿宋_GB2312" w:eastAsia="仿宋_GB2312"/>
          <w:sz w:val="24"/>
        </w:rPr>
      </w:pPr>
      <w:r>
        <w:rPr>
          <w:rFonts w:ascii="仿宋_GB2312" w:eastAsia="仿宋_GB2312" w:hint="eastAsia"/>
          <w:sz w:val="24"/>
        </w:rPr>
        <w:t>一、研究生开题报告各项内容，要实事求是，逐条认真填写。表达要明确、严谨，字迹要清晰易辨，外来语要同时用原文和中文表达。第一次出现缩写词，须注出全称。</w:t>
      </w:r>
    </w:p>
    <w:p w14:paraId="4ED64F52" w14:textId="77777777" w:rsidR="009E28B7" w:rsidRDefault="00000000">
      <w:pPr>
        <w:spacing w:line="500" w:lineRule="exact"/>
        <w:ind w:firstLineChars="200" w:firstLine="480"/>
        <w:rPr>
          <w:rFonts w:ascii="仿宋_GB2312" w:eastAsia="仿宋_GB2312"/>
          <w:sz w:val="24"/>
        </w:rPr>
      </w:pPr>
      <w:r>
        <w:rPr>
          <w:rFonts w:ascii="仿宋_GB2312" w:eastAsia="仿宋_GB2312" w:hint="eastAsia"/>
          <w:sz w:val="24"/>
        </w:rPr>
        <w:t>二、参加开题报告评议组成员，应具有副高职以上职称。硕士学位研究生开题报告，评议组成员不得少于三人。每个评议组应有一位组长，评议组组长应具有教授职称。每个评议组可另有一位记录员，记录员应具有讲师以上（含讲师）职称，并应熟悉相应专业。</w:t>
      </w:r>
    </w:p>
    <w:p w14:paraId="0EADD1C3" w14:textId="77777777" w:rsidR="009E28B7" w:rsidRDefault="00000000">
      <w:pPr>
        <w:spacing w:line="500" w:lineRule="exact"/>
        <w:ind w:firstLineChars="200" w:firstLine="480"/>
        <w:rPr>
          <w:rFonts w:ascii="仿宋_GB2312" w:eastAsia="仿宋_GB2312"/>
          <w:sz w:val="24"/>
        </w:rPr>
      </w:pPr>
      <w:r>
        <w:rPr>
          <w:rFonts w:ascii="仿宋_GB2312" w:eastAsia="仿宋_GB2312" w:hint="eastAsia"/>
          <w:sz w:val="24"/>
        </w:rPr>
        <w:t>三、开题报告应对评议组成员所提出的问题及研究生的回答给出具体、准确的记录。开题报告结束后，由评议组成员综合评议组成员的意见，写出具体评议结论。并由专业负责人审核签字后，报研究生院备案。</w:t>
      </w:r>
    </w:p>
    <w:p w14:paraId="3D54D891" w14:textId="77777777" w:rsidR="009E28B7" w:rsidRDefault="00000000">
      <w:pPr>
        <w:spacing w:line="500" w:lineRule="exact"/>
        <w:ind w:firstLineChars="200" w:firstLine="480"/>
        <w:rPr>
          <w:rFonts w:ascii="仿宋_GB2312" w:eastAsia="仿宋_GB2312"/>
          <w:sz w:val="24"/>
        </w:rPr>
      </w:pPr>
      <w:r>
        <w:rPr>
          <w:rFonts w:ascii="仿宋_GB2312" w:eastAsia="仿宋_GB2312" w:hint="eastAsia"/>
          <w:sz w:val="24"/>
        </w:rPr>
        <w:t>四、本报告中，由研究生本人撰写的对课题和研究工作的分析及描述,应不少于3000字。第二页以后各栏空格不够时，可另行加页。</w:t>
      </w:r>
    </w:p>
    <w:p w14:paraId="7B050B63" w14:textId="77777777" w:rsidR="009E28B7" w:rsidRDefault="00000000">
      <w:pPr>
        <w:spacing w:line="500" w:lineRule="exact"/>
        <w:ind w:firstLineChars="200" w:firstLine="480"/>
        <w:rPr>
          <w:rFonts w:ascii="仿宋_GB2312" w:eastAsia="仿宋_GB2312"/>
          <w:sz w:val="24"/>
        </w:rPr>
      </w:pPr>
      <w:r>
        <w:rPr>
          <w:rFonts w:ascii="仿宋_GB2312" w:eastAsia="仿宋_GB2312" w:hint="eastAsia"/>
          <w:sz w:val="24"/>
        </w:rPr>
        <w:t>五、根据最终研究结果，所提交学位论文/实践成果的题目可以在本开题报告的基础上有适当改动。</w:t>
      </w:r>
    </w:p>
    <w:p w14:paraId="0B92D792" w14:textId="77777777" w:rsidR="009E28B7" w:rsidRDefault="00000000">
      <w:pPr>
        <w:spacing w:line="500" w:lineRule="exact"/>
        <w:ind w:firstLineChars="200" w:firstLine="480"/>
        <w:rPr>
          <w:rFonts w:ascii="仿宋_GB2312" w:eastAsia="仿宋_GB2312"/>
          <w:szCs w:val="21"/>
        </w:rPr>
      </w:pPr>
      <w:r>
        <w:rPr>
          <w:rFonts w:ascii="仿宋_GB2312" w:eastAsia="仿宋_GB2312" w:hint="eastAsia"/>
          <w:sz w:val="24"/>
        </w:rPr>
        <w:t>六、本开题报告一式三份，学生个人和导师留一份，学位点留一份，交研究生院一份备案（除签字以外必须打印），研究生院不负责查询。</w:t>
      </w:r>
    </w:p>
    <w:p w14:paraId="1B64A03B" w14:textId="77777777" w:rsidR="009E28B7" w:rsidRDefault="009E28B7">
      <w:pPr>
        <w:rPr>
          <w:rFonts w:ascii="仿宋_GB2312" w:eastAsia="仿宋_GB2312"/>
          <w:szCs w:val="21"/>
        </w:rPr>
      </w:pPr>
    </w:p>
    <w:p w14:paraId="7E63C701" w14:textId="77777777" w:rsidR="009E28B7" w:rsidRDefault="009E28B7">
      <w:pPr>
        <w:rPr>
          <w:rFonts w:ascii="仿宋_GB2312" w:eastAsia="仿宋_GB2312"/>
          <w:szCs w:val="21"/>
        </w:rPr>
      </w:pPr>
    </w:p>
    <w:p w14:paraId="54D66DD1" w14:textId="77777777" w:rsidR="009E28B7" w:rsidRDefault="009E28B7">
      <w:pPr>
        <w:rPr>
          <w:rFonts w:ascii="仿宋_GB2312" w:eastAsia="仿宋_GB2312"/>
          <w:szCs w:val="21"/>
        </w:rPr>
      </w:pPr>
    </w:p>
    <w:p w14:paraId="413FDFE4" w14:textId="77777777" w:rsidR="009E28B7" w:rsidRDefault="009E28B7">
      <w:pPr>
        <w:rPr>
          <w:rFonts w:ascii="仿宋_GB2312" w:eastAsia="仿宋_GB2312"/>
          <w:szCs w:val="21"/>
        </w:rPr>
      </w:pPr>
    </w:p>
    <w:p w14:paraId="4A7CF60F" w14:textId="77777777" w:rsidR="009E28B7" w:rsidRDefault="009E28B7">
      <w:pPr>
        <w:rPr>
          <w:rFonts w:ascii="仿宋_GB2312" w:eastAsia="仿宋_GB2312"/>
          <w:szCs w:val="21"/>
        </w:rPr>
      </w:pPr>
    </w:p>
    <w:p w14:paraId="36F87B2F" w14:textId="77777777" w:rsidR="009E28B7" w:rsidRDefault="009E28B7">
      <w:pPr>
        <w:rPr>
          <w:rFonts w:ascii="仿宋_GB2312" w:eastAsia="仿宋_GB2312"/>
          <w:szCs w:val="21"/>
        </w:rPr>
      </w:pPr>
    </w:p>
    <w:p w14:paraId="759A9CD4" w14:textId="77777777" w:rsidR="009E28B7" w:rsidRDefault="009E28B7">
      <w:pPr>
        <w:rPr>
          <w:rFonts w:ascii="仿宋_GB2312" w:eastAsia="仿宋_GB2312"/>
          <w:szCs w:val="21"/>
        </w:rPr>
      </w:pPr>
    </w:p>
    <w:p w14:paraId="477F5A4A" w14:textId="77777777" w:rsidR="009E28B7" w:rsidRDefault="009E28B7"/>
    <w:tbl>
      <w:tblPr>
        <w:tblStyle w:val="ab"/>
        <w:tblW w:w="8916" w:type="dxa"/>
        <w:tblLook w:val="04A0" w:firstRow="1" w:lastRow="0" w:firstColumn="1" w:lastColumn="0" w:noHBand="0" w:noVBand="1"/>
      </w:tblPr>
      <w:tblGrid>
        <w:gridCol w:w="1420"/>
        <w:gridCol w:w="1420"/>
        <w:gridCol w:w="1420"/>
        <w:gridCol w:w="1420"/>
        <w:gridCol w:w="1421"/>
        <w:gridCol w:w="1421"/>
        <w:gridCol w:w="93"/>
        <w:gridCol w:w="75"/>
        <w:gridCol w:w="53"/>
        <w:gridCol w:w="22"/>
        <w:gridCol w:w="151"/>
      </w:tblGrid>
      <w:tr w:rsidR="009E28B7" w14:paraId="1E182B95" w14:textId="77777777">
        <w:trPr>
          <w:gridAfter w:val="2"/>
          <w:wAfter w:w="173" w:type="dxa"/>
          <w:trHeight w:val="15633"/>
        </w:trPr>
        <w:tc>
          <w:tcPr>
            <w:tcW w:w="8743" w:type="dxa"/>
            <w:gridSpan w:val="9"/>
          </w:tcPr>
          <w:p w14:paraId="7BB7AAA9" w14:textId="77777777" w:rsidR="009E28B7" w:rsidRDefault="00000000">
            <w:pPr>
              <w:widowControl/>
              <w:spacing w:line="420" w:lineRule="exact"/>
              <w:ind w:firstLineChars="200" w:firstLine="480"/>
              <w:jc w:val="left"/>
            </w:pPr>
            <w:r>
              <w:rPr>
                <w:rFonts w:eastAsia="楷体" w:hint="eastAsia"/>
                <w:sz w:val="24"/>
              </w:rPr>
              <w:lastRenderedPageBreak/>
              <w:t>一、立论依据（所选课题的研究背景、研究目的、科学意义、国内外研究现状及发展趋势分析、应用前景，附参考文献目录）：</w:t>
            </w:r>
          </w:p>
          <w:p w14:paraId="501B172B" w14:textId="77777777" w:rsidR="009E28B7" w:rsidRDefault="00000000">
            <w:pPr>
              <w:keepNext/>
              <w:spacing w:before="93" w:after="62" w:line="420" w:lineRule="exact"/>
              <w:ind w:firstLine="482"/>
              <w:outlineLvl w:val="1"/>
            </w:pPr>
            <w:r>
              <w:rPr>
                <w:rFonts w:eastAsia="楷体"/>
                <w:b/>
                <w:bCs/>
                <w:sz w:val="24"/>
              </w:rPr>
              <w:t xml:space="preserve">1.1 </w:t>
            </w:r>
            <w:r>
              <w:rPr>
                <w:rFonts w:eastAsia="楷体"/>
                <w:b/>
                <w:bCs/>
                <w:sz w:val="24"/>
              </w:rPr>
              <w:t>课题研究背景及研究目的</w:t>
            </w:r>
          </w:p>
          <w:p w14:paraId="3A54BD8A" w14:textId="77777777" w:rsidR="009E28B7" w:rsidRDefault="00000000">
            <w:pPr>
              <w:spacing w:line="420" w:lineRule="exact"/>
              <w:ind w:firstLineChars="200" w:firstLine="480"/>
            </w:pPr>
            <w:r>
              <w:rPr>
                <w:rFonts w:eastAsia="楷体"/>
                <w:sz w:val="24"/>
              </w:rPr>
              <w:t>无人机（</w:t>
            </w:r>
            <w:r>
              <w:rPr>
                <w:rFonts w:eastAsia="楷体"/>
                <w:sz w:val="24"/>
              </w:rPr>
              <w:t>Unmanned Aerial Vehicle, UAV</w:t>
            </w:r>
            <w:r>
              <w:rPr>
                <w:rFonts w:eastAsia="楷体"/>
                <w:sz w:val="24"/>
              </w:rPr>
              <w:t>）机动灵活、部署成本低，可替代人员进入危险环境，已广泛用于电力巡检、应急救援、物流配送、农林植保和测绘遥感等领域</w:t>
            </w:r>
            <w:r>
              <w:rPr>
                <w:rFonts w:eastAsia="楷体"/>
                <w:sz w:val="24"/>
                <w:vertAlign w:val="superscript"/>
              </w:rPr>
              <w:t>[1]</w:t>
            </w:r>
            <w:r>
              <w:rPr>
                <w:rFonts w:eastAsia="楷体"/>
                <w:sz w:val="24"/>
              </w:rPr>
              <w:t>。近年来低空经济快速发展，无人机产业规模迅速扩大。据中国民用航空局统计，截至</w:t>
            </w:r>
            <w:r>
              <w:rPr>
                <w:rFonts w:eastAsia="楷体"/>
                <w:sz w:val="24"/>
              </w:rPr>
              <w:t xml:space="preserve"> 2024 </w:t>
            </w:r>
            <w:r>
              <w:rPr>
                <w:rFonts w:eastAsia="楷体"/>
                <w:sz w:val="24"/>
              </w:rPr>
              <w:t>年底，全行业注册无人机达</w:t>
            </w:r>
            <w:r>
              <w:rPr>
                <w:rFonts w:eastAsia="楷体"/>
                <w:sz w:val="24"/>
              </w:rPr>
              <w:t xml:space="preserve"> 217.7 </w:t>
            </w:r>
            <w:r>
              <w:rPr>
                <w:rFonts w:eastAsia="楷体"/>
                <w:sz w:val="24"/>
              </w:rPr>
              <w:t>万架，比上年底增长</w:t>
            </w:r>
            <w:r>
              <w:rPr>
                <w:rFonts w:eastAsia="楷体"/>
                <w:sz w:val="24"/>
              </w:rPr>
              <w:t xml:space="preserve"> 98.5%</w:t>
            </w:r>
            <w:r>
              <w:rPr>
                <w:rFonts w:eastAsia="楷体"/>
                <w:sz w:val="24"/>
              </w:rPr>
              <w:t>，全年累计飞行</w:t>
            </w:r>
            <w:r>
              <w:rPr>
                <w:rFonts w:eastAsia="楷体"/>
                <w:sz w:val="24"/>
              </w:rPr>
              <w:t xml:space="preserve"> 2666.7 </w:t>
            </w:r>
            <w:r>
              <w:rPr>
                <w:rFonts w:eastAsia="楷体"/>
                <w:sz w:val="24"/>
              </w:rPr>
              <w:t>万小时</w:t>
            </w:r>
            <w:r>
              <w:rPr>
                <w:rFonts w:eastAsia="楷体"/>
                <w:sz w:val="24"/>
                <w:vertAlign w:val="superscript"/>
              </w:rPr>
              <w:t>[2]</w:t>
            </w:r>
            <w:r>
              <w:rPr>
                <w:rFonts w:eastAsia="楷体"/>
                <w:sz w:val="24"/>
              </w:rPr>
              <w:t>。其中，多旋翼无人机结构简单，能够垂直起降和定点悬停，是低空作业中数量最多的机型。</w:t>
            </w:r>
          </w:p>
          <w:p w14:paraId="5FF826B4" w14:textId="77777777" w:rsidR="009E28B7" w:rsidRDefault="00000000">
            <w:pPr>
              <w:spacing w:line="420" w:lineRule="exact"/>
              <w:ind w:firstLineChars="200" w:firstLine="480"/>
            </w:pPr>
            <w:r>
              <w:rPr>
                <w:rFonts w:eastAsia="楷体"/>
                <w:sz w:val="24"/>
              </w:rPr>
              <w:t>多旋翼无人机是欠驱动系统，依靠飞控持续闭环调节才能保持稳定，姿态和位置由各电机的转速差控制</w:t>
            </w:r>
            <w:r>
              <w:rPr>
                <w:rFonts w:eastAsia="楷体"/>
                <w:sz w:val="24"/>
                <w:vertAlign w:val="superscript"/>
              </w:rPr>
              <w:t>[3]</w:t>
            </w:r>
            <w:r>
              <w:rPr>
                <w:rFonts w:eastAsia="楷体"/>
                <w:sz w:val="24"/>
              </w:rPr>
              <w:t>。常见的四旋翼没有执行器冗余，任一电机或桨叶效率下降都会破坏力与力矩的平衡；惯性测量单元（</w:t>
            </w:r>
            <w:r>
              <w:rPr>
                <w:rFonts w:eastAsia="楷体"/>
                <w:sz w:val="24"/>
              </w:rPr>
              <w:t>Inertial Measurement Unit, IMU</w:t>
            </w:r>
            <w:r>
              <w:rPr>
                <w:rFonts w:eastAsia="楷体"/>
                <w:sz w:val="24"/>
              </w:rPr>
              <w:t>）、磁罗盘等传感器出现偏置或噪声时，状态估计随之出错，并经控制回路影响整机姿态</w:t>
            </w:r>
            <w:r>
              <w:rPr>
                <w:rFonts w:eastAsia="楷体"/>
                <w:sz w:val="24"/>
                <w:vertAlign w:val="superscript"/>
              </w:rPr>
              <w:t>[4,5]</w:t>
            </w:r>
            <w:r>
              <w:rPr>
                <w:rFonts w:eastAsia="楷体"/>
                <w:sz w:val="24"/>
              </w:rPr>
              <w:t>。随着机队规模扩大、作业环境日趋复杂，电机老化、桨叶损伤、传感器漂移等故障日益增多，轻则任务中断，重则坠机伤人。及时、准确地发现和定位故障，是保障低空飞行安全的基础工作。</w:t>
            </w:r>
          </w:p>
          <w:p w14:paraId="4DF1C3D9" w14:textId="77777777" w:rsidR="009E28B7" w:rsidRDefault="00000000">
            <w:pPr>
              <w:spacing w:line="420" w:lineRule="exact"/>
              <w:ind w:firstLineChars="200" w:firstLine="480"/>
            </w:pPr>
            <w:r>
              <w:rPr>
                <w:rFonts w:eastAsia="楷体"/>
                <w:sz w:val="24"/>
              </w:rPr>
              <w:t>现有无人机故障诊断方法分为基于模型和数据驱动两类</w:t>
            </w:r>
            <w:r>
              <w:rPr>
                <w:rFonts w:eastAsia="楷体"/>
                <w:sz w:val="24"/>
                <w:vertAlign w:val="superscript"/>
              </w:rPr>
              <w:t>[4-6]</w:t>
            </w:r>
            <w:r>
              <w:rPr>
                <w:rFonts w:eastAsia="楷体"/>
                <w:sz w:val="24"/>
              </w:rPr>
              <w:t>。基于模型的方法依赖准确的动力学模型，而多旋翼的气动参数、负载和电池状态随飞行条件变化，模型失配会引起误报和漏报。数据驱动的方法需要数量充足、覆盖全面的训练样本，但真机故障数据采集风险高、成本大，现有公开数据集多为仿真数据或以固定翼为对象</w:t>
            </w:r>
            <w:r>
              <w:rPr>
                <w:rFonts w:eastAsia="楷体"/>
                <w:sz w:val="24"/>
                <w:vertAlign w:val="superscript"/>
              </w:rPr>
              <w:t>[7,8]</w:t>
            </w:r>
            <w:r>
              <w:rPr>
                <w:rFonts w:eastAsia="楷体"/>
                <w:sz w:val="24"/>
              </w:rPr>
              <w:t>；飞行中出现训练集没有的故障部件、轴向或程度时，以固定类别为输出的模型无法识别。此外，控制回路会补偿故障扰动，状态估计器也会吸收部分传感器异常，使原始信号上的故障特征被削弱</w:t>
            </w:r>
            <w:r>
              <w:rPr>
                <w:rFonts w:eastAsia="楷体"/>
                <w:sz w:val="24"/>
                <w:vertAlign w:val="superscript"/>
              </w:rPr>
              <w:t>[9]</w:t>
            </w:r>
            <w:r>
              <w:rPr>
                <w:rFonts w:eastAsia="楷体"/>
                <w:sz w:val="24"/>
              </w:rPr>
              <w:t>。现有方法通常只输出类别标签，不说明判断依据，运维人员难以核实。</w:t>
            </w:r>
          </w:p>
          <w:p w14:paraId="4EF32A5B" w14:textId="77777777" w:rsidR="009E28B7" w:rsidRDefault="00000000">
            <w:pPr>
              <w:spacing w:line="420" w:lineRule="exact"/>
              <w:ind w:firstLineChars="200" w:firstLine="480"/>
            </w:pPr>
            <w:r>
              <w:rPr>
                <w:rFonts w:eastAsia="楷体"/>
                <w:sz w:val="24"/>
              </w:rPr>
              <w:t>近年来，大语言模型（</w:t>
            </w:r>
            <w:r>
              <w:rPr>
                <w:rFonts w:eastAsia="楷体"/>
                <w:sz w:val="24"/>
              </w:rPr>
              <w:t>Large Language Model, LLM</w:t>
            </w:r>
            <w:r>
              <w:rPr>
                <w:rFonts w:eastAsia="楷体"/>
                <w:sz w:val="24"/>
              </w:rPr>
              <w:t>）表现出较强的少样本泛化、知识融合和推理能力</w:t>
            </w:r>
            <w:r>
              <w:rPr>
                <w:rFonts w:eastAsia="楷体"/>
                <w:sz w:val="24"/>
                <w:vertAlign w:val="superscript"/>
              </w:rPr>
              <w:t>[10,11]</w:t>
            </w:r>
            <w:r>
              <w:rPr>
                <w:rFonts w:eastAsia="楷体"/>
                <w:sz w:val="24"/>
              </w:rPr>
              <w:t>，并开始用于工业故障诊断</w:t>
            </w:r>
            <w:r>
              <w:rPr>
                <w:rFonts w:eastAsia="楷体"/>
                <w:sz w:val="24"/>
                <w:vertAlign w:val="superscript"/>
              </w:rPr>
              <w:t>[12]</w:t>
            </w:r>
            <w:r>
              <w:rPr>
                <w:rFonts w:eastAsia="楷体"/>
                <w:sz w:val="24"/>
              </w:rPr>
              <w:t>。如果把飞行时序数据与</w:t>
            </w:r>
            <w:r>
              <w:rPr>
                <w:rFonts w:eastAsia="楷体"/>
                <w:sz w:val="24"/>
              </w:rPr>
              <w:t xml:space="preserve"> LLM </w:t>
            </w:r>
            <w:r>
              <w:rPr>
                <w:rFonts w:eastAsia="楷体"/>
                <w:sz w:val="24"/>
              </w:rPr>
              <w:t>的语义空间对齐，并把故障机理以知识形式注入模型，就可以把诊断从</w:t>
            </w:r>
            <w:r>
              <w:rPr>
                <w:rFonts w:eastAsia="楷体"/>
                <w:sz w:val="24"/>
              </w:rPr>
              <w:t>“</w:t>
            </w:r>
            <w:r>
              <w:rPr>
                <w:rFonts w:eastAsia="楷体"/>
                <w:sz w:val="24"/>
              </w:rPr>
              <w:t>在固定类别中选一个</w:t>
            </w:r>
            <w:r>
              <w:rPr>
                <w:rFonts w:eastAsia="楷体"/>
                <w:sz w:val="24"/>
              </w:rPr>
              <w:t>”</w:t>
            </w:r>
            <w:r>
              <w:rPr>
                <w:rFonts w:eastAsia="楷体"/>
                <w:sz w:val="24"/>
              </w:rPr>
              <w:t>变为</w:t>
            </w:r>
            <w:r>
              <w:rPr>
                <w:rFonts w:eastAsia="楷体"/>
                <w:sz w:val="24"/>
              </w:rPr>
              <w:t>“</w:t>
            </w:r>
            <w:r>
              <w:rPr>
                <w:rFonts w:eastAsia="楷体"/>
                <w:sz w:val="24"/>
              </w:rPr>
              <w:t>按部件、轴向、模式、程度生成结论并给出依据</w:t>
            </w:r>
            <w:r>
              <w:rPr>
                <w:rFonts w:eastAsia="楷体"/>
                <w:sz w:val="24"/>
              </w:rPr>
              <w:t>”</w:t>
            </w:r>
            <w:r>
              <w:rPr>
                <w:rFonts w:eastAsia="楷体"/>
                <w:sz w:val="24"/>
              </w:rPr>
              <w:t>，从而在真机样本有限时识别未见过的故障组合。但</w:t>
            </w:r>
            <w:r>
              <w:rPr>
                <w:rFonts w:eastAsia="楷体"/>
                <w:sz w:val="24"/>
              </w:rPr>
              <w:t xml:space="preserve"> LLM </w:t>
            </w:r>
            <w:r>
              <w:rPr>
                <w:rFonts w:eastAsia="楷体"/>
                <w:sz w:val="24"/>
              </w:rPr>
              <w:t>参数量大，所需显存和时延与无人机端有限的计算资源存在矛盾</w:t>
            </w:r>
            <w:r>
              <w:rPr>
                <w:rFonts w:eastAsia="楷体"/>
                <w:sz w:val="24"/>
                <w:vertAlign w:val="superscript"/>
              </w:rPr>
              <w:t>[13]</w:t>
            </w:r>
            <w:r>
              <w:rPr>
                <w:rFonts w:eastAsia="楷体"/>
                <w:sz w:val="24"/>
              </w:rPr>
              <w:t>，需要在压缩模型的同时保持其泛化能力和依据质量。</w:t>
            </w:r>
          </w:p>
          <w:p w14:paraId="61ACCCAF" w14:textId="77777777" w:rsidR="009E28B7" w:rsidRDefault="00000000">
            <w:pPr>
              <w:spacing w:line="420" w:lineRule="exact"/>
              <w:ind w:firstLineChars="200" w:firstLine="480"/>
            </w:pPr>
            <w:r>
              <w:rPr>
                <w:rFonts w:eastAsia="楷体"/>
                <w:sz w:val="24"/>
              </w:rPr>
              <w:t>鉴于此，本课题以多旋翼无人机为对象，围绕</w:t>
            </w:r>
            <w:r>
              <w:rPr>
                <w:rFonts w:eastAsia="楷体"/>
                <w:sz w:val="24"/>
              </w:rPr>
              <w:t>“</w:t>
            </w:r>
            <w:r>
              <w:rPr>
                <w:rFonts w:eastAsia="楷体"/>
                <w:sz w:val="24"/>
              </w:rPr>
              <w:t>数据</w:t>
            </w:r>
            <w:r>
              <w:rPr>
                <w:rFonts w:eastAsia="楷体"/>
                <w:sz w:val="24"/>
              </w:rPr>
              <w:t>—</w:t>
            </w:r>
            <w:r>
              <w:rPr>
                <w:rFonts w:eastAsia="楷体"/>
                <w:sz w:val="24"/>
              </w:rPr>
              <w:t>诊断</w:t>
            </w:r>
            <w:r>
              <w:rPr>
                <w:rFonts w:eastAsia="楷体"/>
                <w:sz w:val="24"/>
              </w:rPr>
              <w:t>—</w:t>
            </w:r>
            <w:r>
              <w:rPr>
                <w:rFonts w:eastAsia="楷体"/>
                <w:sz w:val="24"/>
              </w:rPr>
              <w:t>部署</w:t>
            </w:r>
            <w:r>
              <w:rPr>
                <w:rFonts w:eastAsia="楷体"/>
                <w:sz w:val="24"/>
              </w:rPr>
              <w:t>”</w:t>
            </w:r>
            <w:r>
              <w:rPr>
                <w:rFonts w:eastAsia="楷体"/>
                <w:sz w:val="24"/>
              </w:rPr>
              <w:t>三个环节开展研究：构建融合射频信号的真机故障数据集，并完成面向大语言模型的预处理；</w:t>
            </w:r>
            <w:r>
              <w:rPr>
                <w:rFonts w:eastAsia="楷体"/>
                <w:sz w:val="24"/>
              </w:rPr>
              <w:lastRenderedPageBreak/>
              <w:t>研究融合时序</w:t>
            </w:r>
            <w:r>
              <w:rPr>
                <w:rFonts w:eastAsia="楷体"/>
                <w:sz w:val="24"/>
              </w:rPr>
              <w:t>—</w:t>
            </w:r>
            <w:r>
              <w:rPr>
                <w:rFonts w:eastAsia="楷体"/>
                <w:sz w:val="24"/>
              </w:rPr>
              <w:t>语义对齐与机理知识的生成式故障诊断方法，提高模型在小样本和未见故障组合下的泛化能力，并输出可核验的诊断依据；研究面向资源受限场景的模型轻量化方法，在压缩模型的同时保持泛化能力与依据质量。研究成果可为闭环控制系统的故障表征和大语言模型在时序诊断中的应用提供参考，所形成的数据集、诊断模型和轻量化方案可用于无人机飞行日志分析与健康管理。</w:t>
            </w:r>
          </w:p>
          <w:p w14:paraId="3D35376E" w14:textId="77777777" w:rsidR="009E28B7" w:rsidRDefault="00000000">
            <w:pPr>
              <w:keepNext/>
              <w:spacing w:before="93" w:after="62" w:line="420" w:lineRule="exact"/>
              <w:ind w:firstLine="482"/>
              <w:outlineLvl w:val="1"/>
            </w:pPr>
            <w:r>
              <w:rPr>
                <w:rFonts w:eastAsia="楷体"/>
                <w:b/>
                <w:bCs/>
                <w:sz w:val="24"/>
              </w:rPr>
              <w:t xml:space="preserve">1.2 </w:t>
            </w:r>
            <w:r>
              <w:rPr>
                <w:rFonts w:eastAsia="楷体"/>
                <w:b/>
                <w:bCs/>
                <w:sz w:val="24"/>
              </w:rPr>
              <w:t>国内外研究现状及发展趋势分析</w:t>
            </w:r>
          </w:p>
          <w:p w14:paraId="3D9C5958" w14:textId="77777777" w:rsidR="009E28B7" w:rsidRDefault="00000000">
            <w:pPr>
              <w:keepNext/>
              <w:spacing w:before="93" w:after="62" w:line="420" w:lineRule="exact"/>
              <w:ind w:firstLine="482"/>
              <w:outlineLvl w:val="1"/>
            </w:pPr>
            <w:r>
              <w:rPr>
                <w:rFonts w:eastAsia="楷体"/>
                <w:b/>
                <w:bCs/>
                <w:sz w:val="24"/>
              </w:rPr>
              <w:t xml:space="preserve">1.2.1 </w:t>
            </w:r>
            <w:r>
              <w:rPr>
                <w:rFonts w:eastAsia="楷体"/>
                <w:b/>
                <w:bCs/>
                <w:sz w:val="24"/>
              </w:rPr>
              <w:t>多旋翼无人机故障诊断国内外研究现状</w:t>
            </w:r>
          </w:p>
          <w:p w14:paraId="321C4B67" w14:textId="77777777" w:rsidR="009E28B7" w:rsidRDefault="00000000">
            <w:pPr>
              <w:spacing w:line="420" w:lineRule="exact"/>
              <w:ind w:firstLineChars="200" w:firstLine="480"/>
            </w:pPr>
            <w:r>
              <w:rPr>
                <w:rFonts w:eastAsia="楷体"/>
                <w:sz w:val="24"/>
              </w:rPr>
              <w:t>无人机故障诊断已有二十余年的研究历史，相关综述对其方法体系做了系统总结</w:t>
            </w:r>
            <w:r>
              <w:rPr>
                <w:rFonts w:eastAsia="楷体"/>
                <w:sz w:val="24"/>
                <w:vertAlign w:val="superscript"/>
              </w:rPr>
              <w:t>[4,5]</w:t>
            </w:r>
            <w:r>
              <w:rPr>
                <w:rFonts w:eastAsia="楷体"/>
                <w:sz w:val="24"/>
              </w:rPr>
              <w:t>。按诊断信息的来源，现有方法可分为基于模型和数据驱动两类；同时，故障数据集的建设也逐渐受到重视。</w:t>
            </w:r>
          </w:p>
          <w:p w14:paraId="02857E5F" w14:textId="77777777" w:rsidR="009E28B7" w:rsidRDefault="00000000">
            <w:pPr>
              <w:spacing w:line="420" w:lineRule="exact"/>
              <w:ind w:firstLineChars="200" w:firstLine="480"/>
            </w:pPr>
            <w:r>
              <w:rPr>
                <w:rFonts w:eastAsia="楷体"/>
                <w:sz w:val="24"/>
              </w:rPr>
              <w:t>（</w:t>
            </w:r>
            <w:r>
              <w:rPr>
                <w:rFonts w:eastAsia="楷体"/>
                <w:sz w:val="24"/>
              </w:rPr>
              <w:t>1</w:t>
            </w:r>
            <w:r>
              <w:rPr>
                <w:rFonts w:eastAsia="楷体"/>
                <w:sz w:val="24"/>
              </w:rPr>
              <w:t>）基于模型的方法</w:t>
            </w:r>
          </w:p>
          <w:p w14:paraId="564DAEB8" w14:textId="77777777" w:rsidR="009E28B7" w:rsidRDefault="00000000">
            <w:pPr>
              <w:spacing w:line="420" w:lineRule="exact"/>
              <w:ind w:firstLineChars="200" w:firstLine="480"/>
            </w:pPr>
            <w:r>
              <w:rPr>
                <w:rFonts w:eastAsia="楷体"/>
                <w:sz w:val="24"/>
              </w:rPr>
              <w:t>基于模型的方法利用观测器、滤波器或参数估计构造残差，再通过阈值判断实现故障检测与隔离</w:t>
            </w:r>
            <w:r>
              <w:rPr>
                <w:rFonts w:eastAsia="楷体"/>
                <w:sz w:val="24"/>
                <w:vertAlign w:val="superscript"/>
              </w:rPr>
              <w:t>[6]</w:t>
            </w:r>
            <w:r>
              <w:rPr>
                <w:rFonts w:eastAsia="楷体"/>
                <w:sz w:val="24"/>
              </w:rPr>
              <w:t>。</w:t>
            </w:r>
            <w:r>
              <w:rPr>
                <w:rFonts w:eastAsia="楷体"/>
                <w:sz w:val="24"/>
              </w:rPr>
              <w:t xml:space="preserve">Avram </w:t>
            </w:r>
            <w:r>
              <w:rPr>
                <w:rFonts w:eastAsia="楷体"/>
                <w:sz w:val="24"/>
              </w:rPr>
              <w:t>等</w:t>
            </w:r>
            <w:r>
              <w:rPr>
                <w:rFonts w:eastAsia="楷体"/>
                <w:sz w:val="24"/>
                <w:vertAlign w:val="superscript"/>
              </w:rPr>
              <w:t>[14]</w:t>
            </w:r>
            <w:r>
              <w:rPr>
                <w:rFonts w:eastAsia="楷体"/>
                <w:sz w:val="24"/>
              </w:rPr>
              <w:t>采用非线性自适应估计方法，实现了四旋翼加速度计和陀螺仪偏置故障的检测、隔离与估计，并通过实飞试验验证。王莉娜等</w:t>
            </w:r>
            <w:r>
              <w:rPr>
                <w:rFonts w:eastAsia="楷体"/>
                <w:sz w:val="24"/>
                <w:vertAlign w:val="superscript"/>
              </w:rPr>
              <w:t>[15]</w:t>
            </w:r>
            <w:r>
              <w:rPr>
                <w:rFonts w:eastAsia="楷体"/>
                <w:sz w:val="24"/>
              </w:rPr>
              <w:t>针对四旋翼执行器故障，用非线性诊断观测器和解析阈值进行检测，并以切换式</w:t>
            </w:r>
            <w:r>
              <w:rPr>
                <w:rFonts w:eastAsia="楷体"/>
                <w:sz w:val="24"/>
              </w:rPr>
              <w:t xml:space="preserve"> ρ </w:t>
            </w:r>
            <w:r>
              <w:rPr>
                <w:rFonts w:eastAsia="楷体"/>
                <w:sz w:val="24"/>
              </w:rPr>
              <w:t>修正自适应律同时估计状态与故障。为降低对精确模型的依赖，</w:t>
            </w:r>
            <w:r>
              <w:rPr>
                <w:rFonts w:eastAsia="楷体"/>
                <w:sz w:val="24"/>
              </w:rPr>
              <w:t xml:space="preserve">Song </w:t>
            </w:r>
            <w:r>
              <w:rPr>
                <w:rFonts w:eastAsia="楷体"/>
                <w:sz w:val="24"/>
              </w:rPr>
              <w:t>等</w:t>
            </w:r>
            <w:r>
              <w:rPr>
                <w:rFonts w:eastAsia="楷体"/>
                <w:sz w:val="24"/>
                <w:vertAlign w:val="superscript"/>
              </w:rPr>
              <w:t>[16]</w:t>
            </w:r>
            <w:r>
              <w:rPr>
                <w:rFonts w:eastAsia="楷体"/>
                <w:sz w:val="24"/>
              </w:rPr>
              <w:t>将扩展状态观测器（</w:t>
            </w:r>
            <w:r>
              <w:rPr>
                <w:rFonts w:eastAsia="楷体"/>
                <w:sz w:val="24"/>
              </w:rPr>
              <w:t>Extended State Observer, ESO</w:t>
            </w:r>
            <w:r>
              <w:rPr>
                <w:rFonts w:eastAsia="楷体"/>
                <w:sz w:val="24"/>
              </w:rPr>
              <w:t>）与数据驱动方法结合，以</w:t>
            </w:r>
            <w:r>
              <w:rPr>
                <w:rFonts w:eastAsia="楷体"/>
                <w:sz w:val="24"/>
              </w:rPr>
              <w:t xml:space="preserve"> ESO </w:t>
            </w:r>
            <w:r>
              <w:rPr>
                <w:rFonts w:eastAsia="楷体"/>
                <w:sz w:val="24"/>
              </w:rPr>
              <w:t>估计的角加速度与测量值之差为残差，由深度森林完成故障幅值未知时的执行器故障诊断与定位。</w:t>
            </w:r>
          </w:p>
          <w:p w14:paraId="7D34A920" w14:textId="77777777" w:rsidR="009E28B7" w:rsidRDefault="00000000">
            <w:pPr>
              <w:spacing w:line="420" w:lineRule="exact"/>
              <w:ind w:firstLineChars="200" w:firstLine="480"/>
            </w:pPr>
            <w:r>
              <w:rPr>
                <w:rFonts w:eastAsia="楷体"/>
                <w:sz w:val="24"/>
              </w:rPr>
              <w:t>基于模型的方法物理意义明确、所需样本少，但性能取决于模型精度。多旋翼的推力系数、转动惯量和气动阻尼随负载、电压和风况变化，阈值需要在误报与漏报之间折中；传感器与执行器故障相互耦合时，逐一设计观测器的难度也迅速增加。</w:t>
            </w:r>
          </w:p>
          <w:p w14:paraId="68493120" w14:textId="77777777" w:rsidR="009E28B7" w:rsidRDefault="00000000">
            <w:pPr>
              <w:spacing w:line="420" w:lineRule="exact"/>
              <w:ind w:firstLineChars="200" w:firstLine="480"/>
            </w:pPr>
            <w:r>
              <w:rPr>
                <w:rFonts w:eastAsia="楷体"/>
                <w:sz w:val="24"/>
              </w:rPr>
              <w:t>（</w:t>
            </w:r>
            <w:r>
              <w:rPr>
                <w:rFonts w:eastAsia="楷体"/>
                <w:sz w:val="24"/>
              </w:rPr>
              <w:t>2</w:t>
            </w:r>
            <w:r>
              <w:rPr>
                <w:rFonts w:eastAsia="楷体"/>
                <w:sz w:val="24"/>
              </w:rPr>
              <w:t>）数据驱动的方法</w:t>
            </w:r>
          </w:p>
          <w:p w14:paraId="5AEE863E" w14:textId="77777777" w:rsidR="009E28B7" w:rsidRDefault="00000000">
            <w:pPr>
              <w:spacing w:line="420" w:lineRule="exact"/>
              <w:ind w:firstLineChars="200" w:firstLine="480"/>
            </w:pPr>
            <w:r>
              <w:rPr>
                <w:rFonts w:eastAsia="楷体"/>
                <w:sz w:val="24"/>
              </w:rPr>
              <w:t>数据驱动的方法直接从飞行数据中学习正常与故障状态的差异。</w:t>
            </w:r>
            <w:r>
              <w:rPr>
                <w:rFonts w:eastAsia="楷体"/>
                <w:sz w:val="24"/>
              </w:rPr>
              <w:t xml:space="preserve">Keipour </w:t>
            </w:r>
            <w:r>
              <w:rPr>
                <w:rFonts w:eastAsia="楷体"/>
                <w:sz w:val="24"/>
              </w:rPr>
              <w:t>等</w:t>
            </w:r>
            <w:r>
              <w:rPr>
                <w:rFonts w:eastAsia="楷体"/>
                <w:sz w:val="24"/>
                <w:vertAlign w:val="superscript"/>
              </w:rPr>
              <w:t>[17]</w:t>
            </w:r>
            <w:r>
              <w:rPr>
                <w:rFonts w:eastAsia="楷体"/>
                <w:sz w:val="24"/>
              </w:rPr>
              <w:t>用递归最小二乘在线估计飞行变量之间的关系，实现了实时异常检测。</w:t>
            </w:r>
            <w:r>
              <w:rPr>
                <w:rFonts w:eastAsia="楷体"/>
                <w:sz w:val="24"/>
              </w:rPr>
              <w:t xml:space="preserve">Sadhu </w:t>
            </w:r>
            <w:r>
              <w:rPr>
                <w:rFonts w:eastAsia="楷体"/>
                <w:sz w:val="24"/>
              </w:rPr>
              <w:t>等</w:t>
            </w:r>
            <w:r>
              <w:rPr>
                <w:rFonts w:eastAsia="楷体"/>
                <w:sz w:val="24"/>
                <w:vertAlign w:val="superscript"/>
              </w:rPr>
              <w:t>[18]</w:t>
            </w:r>
            <w:r>
              <w:rPr>
                <w:rFonts w:eastAsia="楷体"/>
                <w:sz w:val="24"/>
              </w:rPr>
              <w:t>结合卷积神经网络、长短期记忆网络（</w:t>
            </w:r>
            <w:r>
              <w:rPr>
                <w:rFonts w:eastAsia="楷体"/>
                <w:sz w:val="24"/>
              </w:rPr>
              <w:t>Long Short-Term Memory, LSTM</w:t>
            </w:r>
            <w:r>
              <w:rPr>
                <w:rFonts w:eastAsia="楷体"/>
                <w:sz w:val="24"/>
              </w:rPr>
              <w:t>）和自编码器，从原始传感器数据中识别故障及其原因；</w:t>
            </w:r>
            <w:r>
              <w:rPr>
                <w:rFonts w:eastAsia="楷体"/>
                <w:sz w:val="24"/>
              </w:rPr>
              <w:t xml:space="preserve">Debele </w:t>
            </w:r>
            <w:r>
              <w:rPr>
                <w:rFonts w:eastAsia="楷体"/>
                <w:sz w:val="24"/>
              </w:rPr>
              <w:t>等</w:t>
            </w:r>
            <w:r>
              <w:rPr>
                <w:rFonts w:eastAsia="楷体"/>
                <w:sz w:val="24"/>
                <w:vertAlign w:val="superscript"/>
              </w:rPr>
              <w:t>[19]</w:t>
            </w:r>
            <w:r>
              <w:rPr>
                <w:rFonts w:eastAsia="楷体"/>
                <w:sz w:val="24"/>
              </w:rPr>
              <w:t>面向十六旋翼，用</w:t>
            </w:r>
            <w:r>
              <w:rPr>
                <w:rFonts w:eastAsia="楷体"/>
                <w:sz w:val="24"/>
              </w:rPr>
              <w:t xml:space="preserve"> LSTM </w:t>
            </w:r>
            <w:r>
              <w:rPr>
                <w:rFonts w:eastAsia="楷体"/>
                <w:sz w:val="24"/>
              </w:rPr>
              <w:t>完成执行器故障的检测与隔离；</w:t>
            </w:r>
            <w:r>
              <w:rPr>
                <w:rFonts w:eastAsia="楷体"/>
                <w:sz w:val="24"/>
              </w:rPr>
              <w:t xml:space="preserve">Liu </w:t>
            </w:r>
            <w:r>
              <w:rPr>
                <w:rFonts w:eastAsia="楷体"/>
                <w:sz w:val="24"/>
              </w:rPr>
              <w:t>等</w:t>
            </w:r>
            <w:r>
              <w:rPr>
                <w:rFonts w:eastAsia="楷体"/>
                <w:sz w:val="24"/>
                <w:vertAlign w:val="superscript"/>
              </w:rPr>
              <w:t>[20]</w:t>
            </w:r>
            <w:r>
              <w:rPr>
                <w:rFonts w:eastAsia="楷体"/>
                <w:sz w:val="24"/>
              </w:rPr>
              <w:t>针对多源传感器采样率不一致的问题，提出基于高斯过程插补和注意力机制的</w:t>
            </w:r>
            <w:r>
              <w:rPr>
                <w:rFonts w:eastAsia="楷体"/>
                <w:sz w:val="24"/>
              </w:rPr>
              <w:t xml:space="preserve"> Transformer </w:t>
            </w:r>
            <w:r>
              <w:rPr>
                <w:rFonts w:eastAsia="楷体"/>
                <w:sz w:val="24"/>
              </w:rPr>
              <w:t>诊断框架。由于真机数据难以获取，不少研究使用仿真数据：</w:t>
            </w:r>
            <w:r>
              <w:rPr>
                <w:rFonts w:eastAsia="楷体"/>
                <w:sz w:val="24"/>
              </w:rPr>
              <w:t xml:space="preserve">Mowla </w:t>
            </w:r>
            <w:r>
              <w:rPr>
                <w:rFonts w:eastAsia="楷体"/>
                <w:sz w:val="24"/>
              </w:rPr>
              <w:t>等</w:t>
            </w:r>
            <w:r>
              <w:rPr>
                <w:rFonts w:eastAsia="楷体"/>
                <w:sz w:val="24"/>
                <w:vertAlign w:val="superscript"/>
              </w:rPr>
              <w:t>[21]</w:t>
            </w:r>
            <w:r>
              <w:rPr>
                <w:rFonts w:eastAsia="楷体"/>
                <w:sz w:val="24"/>
              </w:rPr>
              <w:t>用轻量网络识别单、双电机故障的位置和程度，但数据完全来自仿真；</w:t>
            </w:r>
            <w:r>
              <w:rPr>
                <w:rFonts w:eastAsia="楷体"/>
                <w:sz w:val="24"/>
              </w:rPr>
              <w:t xml:space="preserve">Zhang </w:t>
            </w:r>
            <w:r>
              <w:rPr>
                <w:rFonts w:eastAsia="楷体"/>
                <w:sz w:val="24"/>
              </w:rPr>
              <w:t>等</w:t>
            </w:r>
            <w:r>
              <w:rPr>
                <w:rFonts w:eastAsia="楷体"/>
                <w:sz w:val="24"/>
                <w:vertAlign w:val="superscript"/>
              </w:rPr>
              <w:t>[22]</w:t>
            </w:r>
            <w:r>
              <w:rPr>
                <w:rFonts w:eastAsia="楷体"/>
                <w:sz w:val="24"/>
              </w:rPr>
              <w:t>指出仿真训练的模型难以直接用于真机，需要借助新的故障特征和域适应等手段，桨叶故障分类器在真机室内数据上才达到约</w:t>
            </w:r>
            <w:r>
              <w:rPr>
                <w:rFonts w:eastAsia="楷体"/>
                <w:sz w:val="24"/>
              </w:rPr>
              <w:t xml:space="preserve"> 96% </w:t>
            </w:r>
            <w:r>
              <w:rPr>
                <w:rFonts w:eastAsia="楷体"/>
                <w:sz w:val="24"/>
              </w:rPr>
              <w:t>的准确率。</w:t>
            </w:r>
          </w:p>
          <w:p w14:paraId="0BA0EEC4" w14:textId="77777777" w:rsidR="009E28B7" w:rsidRDefault="00000000">
            <w:pPr>
              <w:spacing w:line="420" w:lineRule="exact"/>
              <w:ind w:firstLineChars="200" w:firstLine="480"/>
            </w:pPr>
            <w:r>
              <w:rPr>
                <w:rFonts w:eastAsia="楷体"/>
                <w:sz w:val="24"/>
              </w:rPr>
              <w:lastRenderedPageBreak/>
              <w:t>针对真机样本稀缺，</w:t>
            </w:r>
            <w:r>
              <w:rPr>
                <w:rFonts w:eastAsia="楷体"/>
                <w:sz w:val="24"/>
              </w:rPr>
              <w:t xml:space="preserve">Fang </w:t>
            </w:r>
            <w:r>
              <w:rPr>
                <w:rFonts w:eastAsia="楷体"/>
                <w:sz w:val="24"/>
              </w:rPr>
              <w:t>等</w:t>
            </w:r>
            <w:r>
              <w:rPr>
                <w:rFonts w:eastAsia="楷体"/>
                <w:sz w:val="24"/>
                <w:vertAlign w:val="superscript"/>
              </w:rPr>
              <w:t>[23]</w:t>
            </w:r>
            <w:r>
              <w:rPr>
                <w:rFonts w:eastAsia="楷体"/>
                <w:sz w:val="24"/>
              </w:rPr>
              <w:t>把多类故障分类拆成多个虚拟二分类辅助任务，并用任务级注意力融合各任务输出，在</w:t>
            </w:r>
            <w:r>
              <w:rPr>
                <w:rFonts w:eastAsia="楷体"/>
                <w:sz w:val="24"/>
              </w:rPr>
              <w:t xml:space="preserve"> RflyMAD </w:t>
            </w:r>
            <w:r>
              <w:rPr>
                <w:rFonts w:eastAsia="楷体"/>
                <w:sz w:val="24"/>
              </w:rPr>
              <w:t>真机数据上实现了少样本传感器故障诊断；王赞等</w:t>
            </w:r>
            <w:r>
              <w:rPr>
                <w:rFonts w:eastAsia="楷体"/>
                <w:sz w:val="24"/>
                <w:vertAlign w:val="superscript"/>
              </w:rPr>
              <w:t>[24]</w:t>
            </w:r>
            <w:r>
              <w:rPr>
                <w:rFonts w:eastAsia="楷体"/>
                <w:sz w:val="24"/>
              </w:rPr>
              <w:t>用具有双射性质的多通道表征学习做数据增强，并设计模型自适应算法，在多种真实飞行场景下取得了较好的精度。这类方法缓解了样本不足，但输出仍限于训练时给定的故障类别。</w:t>
            </w:r>
          </w:p>
          <w:p w14:paraId="37F47A71" w14:textId="77777777" w:rsidR="009E28B7" w:rsidRDefault="00000000">
            <w:pPr>
              <w:spacing w:line="420" w:lineRule="exact"/>
              <w:ind w:firstLineChars="200" w:firstLine="480"/>
            </w:pPr>
            <w:r>
              <w:rPr>
                <w:rFonts w:eastAsia="楷体"/>
                <w:sz w:val="24"/>
              </w:rPr>
              <w:t>（</w:t>
            </w:r>
            <w:r>
              <w:rPr>
                <w:rFonts w:eastAsia="楷体"/>
                <w:sz w:val="24"/>
              </w:rPr>
              <w:t>3</w:t>
            </w:r>
            <w:r>
              <w:rPr>
                <w:rFonts w:eastAsia="楷体"/>
                <w:sz w:val="24"/>
              </w:rPr>
              <w:t>）无人机故障数据集</w:t>
            </w:r>
          </w:p>
          <w:p w14:paraId="390A2575" w14:textId="77777777" w:rsidR="009E28B7" w:rsidRDefault="00000000">
            <w:pPr>
              <w:spacing w:line="420" w:lineRule="exact"/>
              <w:ind w:firstLineChars="200" w:firstLine="480"/>
            </w:pPr>
            <w:r>
              <w:rPr>
                <w:rFonts w:eastAsia="楷体"/>
                <w:sz w:val="24"/>
              </w:rPr>
              <w:t>数据集的规模和真实性决定了数据驱动方法的上限。</w:t>
            </w:r>
            <w:r>
              <w:rPr>
                <w:rFonts w:eastAsia="楷体"/>
                <w:sz w:val="24"/>
              </w:rPr>
              <w:t xml:space="preserve">Keipour </w:t>
            </w:r>
            <w:r>
              <w:rPr>
                <w:rFonts w:eastAsia="楷体"/>
                <w:sz w:val="24"/>
              </w:rPr>
              <w:t>等</w:t>
            </w:r>
            <w:r>
              <w:rPr>
                <w:rFonts w:eastAsia="楷体"/>
                <w:sz w:val="24"/>
                <w:vertAlign w:val="superscript"/>
              </w:rPr>
              <w:t>[8]</w:t>
            </w:r>
            <w:r>
              <w:rPr>
                <w:rFonts w:eastAsia="楷体"/>
                <w:sz w:val="24"/>
              </w:rPr>
              <w:t>发布的</w:t>
            </w:r>
            <w:r>
              <w:rPr>
                <w:rFonts w:eastAsia="楷体"/>
                <w:sz w:val="24"/>
              </w:rPr>
              <w:t xml:space="preserve"> ALFA </w:t>
            </w:r>
            <w:r>
              <w:rPr>
                <w:rFonts w:eastAsia="楷体"/>
                <w:sz w:val="24"/>
              </w:rPr>
              <w:t>数据集包含固定翼无人机在发动机失效和多种舵面故障下的</w:t>
            </w:r>
            <w:r>
              <w:rPr>
                <w:rFonts w:eastAsia="楷体"/>
                <w:sz w:val="24"/>
              </w:rPr>
              <w:t xml:space="preserve"> 47 </w:t>
            </w:r>
            <w:r>
              <w:rPr>
                <w:rFonts w:eastAsia="楷体"/>
                <w:sz w:val="24"/>
              </w:rPr>
              <w:t>次真实飞行，使用广泛，但对象为固定翼，故障种类和飞行次数有限。北京航空航天大学全权团队发布的</w:t>
            </w:r>
            <w:r>
              <w:rPr>
                <w:rFonts w:eastAsia="楷体"/>
                <w:sz w:val="24"/>
              </w:rPr>
              <w:t xml:space="preserve"> RflyMAD </w:t>
            </w:r>
            <w:r>
              <w:rPr>
                <w:rFonts w:eastAsia="楷体"/>
                <w:sz w:val="24"/>
              </w:rPr>
              <w:t>数据集</w:t>
            </w:r>
            <w:r>
              <w:rPr>
                <w:rFonts w:eastAsia="楷体"/>
                <w:sz w:val="24"/>
                <w:vertAlign w:val="superscript"/>
              </w:rPr>
              <w:t>[7]</w:t>
            </w:r>
            <w:r>
              <w:rPr>
                <w:rFonts w:eastAsia="楷体"/>
                <w:sz w:val="24"/>
              </w:rPr>
              <w:t>面向多旋翼，包含软件在环、硬件在环和真机飞行三类数据，涵盖</w:t>
            </w:r>
            <w:r>
              <w:rPr>
                <w:rFonts w:eastAsia="楷体"/>
                <w:sz w:val="24"/>
              </w:rPr>
              <w:t xml:space="preserve"> 11 </w:t>
            </w:r>
            <w:r>
              <w:rPr>
                <w:rFonts w:eastAsia="楷体"/>
                <w:sz w:val="24"/>
              </w:rPr>
              <w:t>类故障和</w:t>
            </w:r>
            <w:r>
              <w:rPr>
                <w:rFonts w:eastAsia="楷体"/>
                <w:sz w:val="24"/>
              </w:rPr>
              <w:t xml:space="preserve"> 6 </w:t>
            </w:r>
            <w:r>
              <w:rPr>
                <w:rFonts w:eastAsia="楷体"/>
                <w:sz w:val="24"/>
              </w:rPr>
              <w:t>种飞行状态，共</w:t>
            </w:r>
            <w:r>
              <w:rPr>
                <w:rFonts w:eastAsia="楷体"/>
                <w:sz w:val="24"/>
              </w:rPr>
              <w:t xml:space="preserve"> 5629 </w:t>
            </w:r>
            <w:r>
              <w:rPr>
                <w:rFonts w:eastAsia="楷体"/>
                <w:sz w:val="24"/>
              </w:rPr>
              <w:t>个案例，其中真机飞行仅</w:t>
            </w:r>
            <w:r>
              <w:rPr>
                <w:rFonts w:eastAsia="楷体"/>
                <w:sz w:val="24"/>
              </w:rPr>
              <w:t xml:space="preserve"> 497 </w:t>
            </w:r>
            <w:r>
              <w:rPr>
                <w:rFonts w:eastAsia="楷体"/>
                <w:sz w:val="24"/>
              </w:rPr>
              <w:t>例。王怡澄等</w:t>
            </w:r>
            <w:r>
              <w:rPr>
                <w:rFonts w:eastAsia="楷体"/>
                <w:sz w:val="24"/>
                <w:vertAlign w:val="superscript"/>
              </w:rPr>
              <w:t>[25]</w:t>
            </w:r>
            <w:r>
              <w:rPr>
                <w:rFonts w:eastAsia="楷体"/>
                <w:sz w:val="24"/>
              </w:rPr>
              <w:t>按偏差、漂移、锁死和缩放四类故障模型生成仿真数据集，并用多种深度网络进行了评测。</w:t>
            </w:r>
            <w:r>
              <w:rPr>
                <w:rFonts w:eastAsia="楷体"/>
                <w:sz w:val="24"/>
              </w:rPr>
              <w:t xml:space="preserve">Kabaoglu </w:t>
            </w:r>
            <w:r>
              <w:rPr>
                <w:rFonts w:eastAsia="楷体"/>
                <w:sz w:val="24"/>
              </w:rPr>
              <w:t>等</w:t>
            </w:r>
            <w:r>
              <w:rPr>
                <w:rFonts w:eastAsia="楷体"/>
                <w:sz w:val="24"/>
                <w:vertAlign w:val="superscript"/>
              </w:rPr>
              <w:t>[26]</w:t>
            </w:r>
            <w:r>
              <w:rPr>
                <w:rFonts w:eastAsia="楷体"/>
                <w:sz w:val="24"/>
              </w:rPr>
              <w:t>收集了</w:t>
            </w:r>
            <w:r>
              <w:rPr>
                <w:rFonts w:eastAsia="楷体"/>
                <w:sz w:val="24"/>
              </w:rPr>
              <w:t xml:space="preserve"> 1396 </w:t>
            </w:r>
            <w:r>
              <w:rPr>
                <w:rFonts w:eastAsia="楷体"/>
                <w:sz w:val="24"/>
              </w:rPr>
              <w:t>条</w:t>
            </w:r>
            <w:r>
              <w:rPr>
                <w:rFonts w:eastAsia="楷体"/>
                <w:sz w:val="24"/>
              </w:rPr>
              <w:t xml:space="preserve"> PX4 </w:t>
            </w:r>
            <w:r>
              <w:rPr>
                <w:rFonts w:eastAsia="楷体"/>
                <w:sz w:val="24"/>
              </w:rPr>
              <w:t>四旋翼真实飞行日志，构建了状态估计异常数据集，但异常为自然发生，没有可控的故障参数标签。</w:t>
            </w:r>
          </w:p>
          <w:p w14:paraId="554BBC44" w14:textId="77777777" w:rsidR="009E28B7" w:rsidRDefault="00000000">
            <w:pPr>
              <w:spacing w:line="420" w:lineRule="exact"/>
              <w:ind w:firstLineChars="200" w:firstLine="480"/>
            </w:pPr>
            <w:r>
              <w:rPr>
                <w:rFonts w:eastAsia="楷体"/>
                <w:sz w:val="24"/>
              </w:rPr>
              <w:t>总体来看，多旋翼无人机故障诊断正从基于模型走向数据驱动、从仿真验证走向真机验证，小样本学习和轻量化网络也逐渐受到重视。但仍存在以下不足：一是带精确故障参数标签的多旋翼真机数据稀缺，现有数据集只记录机载飞行数据，许多方法仍在仿真数据上训练和验证，与真机存在差距</w:t>
            </w:r>
            <w:r>
              <w:rPr>
                <w:rFonts w:eastAsia="楷体"/>
                <w:sz w:val="24"/>
                <w:vertAlign w:val="superscript"/>
              </w:rPr>
              <w:t>[21,22]</w:t>
            </w:r>
            <w:r>
              <w:rPr>
                <w:rFonts w:eastAsia="楷体"/>
                <w:sz w:val="24"/>
              </w:rPr>
              <w:t>；二是多数方法直接以原始传感器通道为输入，较少考虑闭环控制和状态估计对故障特征的掩盖；三是以固定类别为输出的模型无法识别训练中未出现的部件、轴向和程度组合，也不提供诊断依据。</w:t>
            </w:r>
          </w:p>
          <w:p w14:paraId="55825079" w14:textId="77777777" w:rsidR="009E28B7" w:rsidRDefault="00000000">
            <w:pPr>
              <w:keepNext/>
              <w:spacing w:before="93" w:after="62" w:line="420" w:lineRule="exact"/>
              <w:ind w:firstLine="482"/>
              <w:outlineLvl w:val="1"/>
            </w:pPr>
            <w:r>
              <w:rPr>
                <w:rFonts w:eastAsia="楷体"/>
                <w:b/>
                <w:bCs/>
                <w:sz w:val="24"/>
              </w:rPr>
              <w:t xml:space="preserve">1.2.2 </w:t>
            </w:r>
            <w:r>
              <w:rPr>
                <w:rFonts w:eastAsia="楷体"/>
                <w:b/>
                <w:bCs/>
                <w:sz w:val="24"/>
              </w:rPr>
              <w:t>基于大语言模型的故障诊断国内外研究现状</w:t>
            </w:r>
          </w:p>
          <w:p w14:paraId="03560EA6" w14:textId="77777777" w:rsidR="009E28B7" w:rsidRDefault="00000000">
            <w:pPr>
              <w:spacing w:line="420" w:lineRule="exact"/>
              <w:ind w:firstLineChars="200" w:firstLine="480"/>
            </w:pPr>
            <w:r>
              <w:rPr>
                <w:rFonts w:eastAsia="楷体"/>
                <w:sz w:val="24"/>
              </w:rPr>
              <w:t>以</w:t>
            </w:r>
            <w:r>
              <w:rPr>
                <w:rFonts w:eastAsia="楷体"/>
                <w:sz w:val="24"/>
              </w:rPr>
              <w:t xml:space="preserve"> GPT </w:t>
            </w:r>
            <w:r>
              <w:rPr>
                <w:rFonts w:eastAsia="楷体"/>
                <w:sz w:val="24"/>
              </w:rPr>
              <w:t>和</w:t>
            </w:r>
            <w:r>
              <w:rPr>
                <w:rFonts w:eastAsia="楷体"/>
                <w:sz w:val="24"/>
              </w:rPr>
              <w:t xml:space="preserve"> Qwen </w:t>
            </w:r>
            <w:r>
              <w:rPr>
                <w:rFonts w:eastAsia="楷体"/>
                <w:sz w:val="24"/>
              </w:rPr>
              <w:t>系列为代表的大语言模型取得突破后</w:t>
            </w:r>
            <w:r>
              <w:rPr>
                <w:rFonts w:eastAsia="楷体"/>
                <w:sz w:val="24"/>
                <w:vertAlign w:val="superscript"/>
              </w:rPr>
              <w:t>[10,11]</w:t>
            </w:r>
            <w:r>
              <w:rPr>
                <w:rFonts w:eastAsia="楷体"/>
                <w:sz w:val="24"/>
              </w:rPr>
              <w:t>，研究者开始将其用于时间序列分析。</w:t>
            </w:r>
            <w:r>
              <w:rPr>
                <w:rFonts w:eastAsia="楷体"/>
                <w:sz w:val="24"/>
              </w:rPr>
              <w:t xml:space="preserve">Zhang </w:t>
            </w:r>
            <w:r>
              <w:rPr>
                <w:rFonts w:eastAsia="楷体"/>
                <w:sz w:val="24"/>
              </w:rPr>
              <w:t>等</w:t>
            </w:r>
            <w:r>
              <w:rPr>
                <w:rFonts w:eastAsia="楷体"/>
                <w:sz w:val="24"/>
                <w:vertAlign w:val="superscript"/>
              </w:rPr>
              <w:t>[27]</w:t>
            </w:r>
            <w:r>
              <w:rPr>
                <w:rFonts w:eastAsia="楷体"/>
                <w:sz w:val="24"/>
              </w:rPr>
              <w:t>将相关工作归纳为直接提示、时序量化、跨模态对齐、以视觉为中介和调用外部工具等路线；</w:t>
            </w:r>
            <w:r>
              <w:rPr>
                <w:rFonts w:eastAsia="楷体"/>
                <w:sz w:val="24"/>
              </w:rPr>
              <w:t xml:space="preserve">Jin </w:t>
            </w:r>
            <w:r>
              <w:rPr>
                <w:rFonts w:eastAsia="楷体"/>
                <w:sz w:val="24"/>
              </w:rPr>
              <w:t>等</w:t>
            </w:r>
            <w:r>
              <w:rPr>
                <w:rFonts w:eastAsia="楷体"/>
                <w:sz w:val="24"/>
                <w:vertAlign w:val="superscript"/>
              </w:rPr>
              <w:t>[28]</w:t>
            </w:r>
            <w:r>
              <w:rPr>
                <w:rFonts w:eastAsia="楷体"/>
                <w:sz w:val="24"/>
              </w:rPr>
              <w:t>提出的</w:t>
            </w:r>
            <w:r>
              <w:rPr>
                <w:rFonts w:eastAsia="楷体"/>
                <w:sz w:val="24"/>
              </w:rPr>
              <w:t xml:space="preserve"> Time-LLM </w:t>
            </w:r>
            <w:r>
              <w:rPr>
                <w:rFonts w:eastAsia="楷体"/>
                <w:sz w:val="24"/>
              </w:rPr>
              <w:t>把时序片段映射到文本原型空间，在不改动</w:t>
            </w:r>
            <w:r>
              <w:rPr>
                <w:rFonts w:eastAsia="楷体"/>
                <w:sz w:val="24"/>
              </w:rPr>
              <w:t xml:space="preserve"> LLM </w:t>
            </w:r>
            <w:r>
              <w:rPr>
                <w:rFonts w:eastAsia="楷体"/>
                <w:sz w:val="24"/>
              </w:rPr>
              <w:t>参数的情况下完成时序预测，说明语言模型的知识可以迁移到数值序列。在故障诊断领域，</w:t>
            </w:r>
            <w:r>
              <w:rPr>
                <w:rFonts w:eastAsia="楷体"/>
                <w:sz w:val="24"/>
              </w:rPr>
              <w:t xml:space="preserve">Chen </w:t>
            </w:r>
            <w:r>
              <w:rPr>
                <w:rFonts w:eastAsia="楷体"/>
                <w:sz w:val="24"/>
              </w:rPr>
              <w:t>等</w:t>
            </w:r>
            <w:r>
              <w:rPr>
                <w:rFonts w:eastAsia="楷体"/>
                <w:sz w:val="24"/>
                <w:vertAlign w:val="superscript"/>
              </w:rPr>
              <w:t>[12]</w:t>
            </w:r>
            <w:r>
              <w:rPr>
                <w:rFonts w:eastAsia="楷体"/>
                <w:sz w:val="24"/>
              </w:rPr>
              <w:t>总结了大模型在设备监测与故障诊断中的机遇与挑战，董永涛等</w:t>
            </w:r>
            <w:r>
              <w:rPr>
                <w:rFonts w:eastAsia="楷体"/>
                <w:sz w:val="24"/>
                <w:vertAlign w:val="superscript"/>
              </w:rPr>
              <w:t>[29]</w:t>
            </w:r>
            <w:r>
              <w:rPr>
                <w:rFonts w:eastAsia="楷体"/>
                <w:sz w:val="24"/>
              </w:rPr>
              <w:t>从输入、模型、输出和架构四个方面梳理了基于</w:t>
            </w:r>
            <w:r>
              <w:rPr>
                <w:rFonts w:eastAsia="楷体"/>
                <w:sz w:val="24"/>
              </w:rPr>
              <w:t xml:space="preserve"> LLM </w:t>
            </w:r>
            <w:r>
              <w:rPr>
                <w:rFonts w:eastAsia="楷体"/>
                <w:sz w:val="24"/>
              </w:rPr>
              <w:t>的舰船故障检测与诊断工作。按时序信号进入</w:t>
            </w:r>
            <w:r>
              <w:rPr>
                <w:rFonts w:eastAsia="楷体"/>
                <w:sz w:val="24"/>
              </w:rPr>
              <w:t xml:space="preserve"> LLM </w:t>
            </w:r>
            <w:r>
              <w:rPr>
                <w:rFonts w:eastAsia="楷体"/>
                <w:sz w:val="24"/>
              </w:rPr>
              <w:t>的方式，现有工作可分为以下三类。</w:t>
            </w:r>
          </w:p>
          <w:p w14:paraId="177C9DDF" w14:textId="77777777" w:rsidR="009E28B7" w:rsidRDefault="00000000">
            <w:pPr>
              <w:spacing w:line="420" w:lineRule="exact"/>
              <w:ind w:firstLineChars="200" w:firstLine="480"/>
            </w:pPr>
            <w:r>
              <w:rPr>
                <w:rFonts w:eastAsia="楷体"/>
                <w:sz w:val="24"/>
              </w:rPr>
              <w:t>（</w:t>
            </w:r>
            <w:r>
              <w:rPr>
                <w:rFonts w:eastAsia="楷体"/>
                <w:sz w:val="24"/>
              </w:rPr>
              <w:t>1</w:t>
            </w:r>
            <w:r>
              <w:rPr>
                <w:rFonts w:eastAsia="楷体"/>
                <w:sz w:val="24"/>
              </w:rPr>
              <w:t>）信号转文本描述的诊断方法</w:t>
            </w:r>
          </w:p>
          <w:p w14:paraId="22C123E5" w14:textId="77777777" w:rsidR="009E28B7" w:rsidRDefault="00000000">
            <w:pPr>
              <w:spacing w:line="420" w:lineRule="exact"/>
              <w:ind w:firstLineChars="200" w:firstLine="480"/>
            </w:pPr>
            <w:r>
              <w:rPr>
                <w:rFonts w:eastAsia="楷体"/>
                <w:sz w:val="24"/>
              </w:rPr>
              <w:t>这类方法先把传感器信号转为文本，再由</w:t>
            </w:r>
            <w:r>
              <w:rPr>
                <w:rFonts w:eastAsia="楷体"/>
                <w:sz w:val="24"/>
              </w:rPr>
              <w:t xml:space="preserve"> LLM </w:t>
            </w:r>
            <w:r>
              <w:rPr>
                <w:rFonts w:eastAsia="楷体"/>
                <w:sz w:val="24"/>
              </w:rPr>
              <w:t>推理。</w:t>
            </w:r>
            <w:r>
              <w:rPr>
                <w:rFonts w:eastAsia="楷体"/>
                <w:sz w:val="24"/>
              </w:rPr>
              <w:t xml:space="preserve">Qaid </w:t>
            </w:r>
            <w:r>
              <w:rPr>
                <w:rFonts w:eastAsia="楷体"/>
                <w:sz w:val="24"/>
              </w:rPr>
              <w:t>等</w:t>
            </w:r>
            <w:r>
              <w:rPr>
                <w:rFonts w:eastAsia="楷体"/>
                <w:sz w:val="24"/>
                <w:vertAlign w:val="superscript"/>
              </w:rPr>
              <w:t>[30]</w:t>
            </w:r>
            <w:r>
              <w:rPr>
                <w:rFonts w:eastAsia="楷体"/>
                <w:sz w:val="24"/>
              </w:rPr>
              <w:t>提出的</w:t>
            </w:r>
            <w:r>
              <w:rPr>
                <w:rFonts w:eastAsia="楷体"/>
                <w:sz w:val="24"/>
              </w:rPr>
              <w:t xml:space="preserve"> </w:t>
            </w:r>
            <w:r>
              <w:rPr>
                <w:rFonts w:eastAsia="楷体"/>
                <w:sz w:val="24"/>
              </w:rPr>
              <w:lastRenderedPageBreak/>
              <w:t xml:space="preserve">FD-LLM </w:t>
            </w:r>
            <w:r>
              <w:rPr>
                <w:rFonts w:eastAsia="楷体"/>
                <w:sz w:val="24"/>
              </w:rPr>
              <w:t>把振动信号的频谱或时域、频域统计量写成文本，与设备参数一起输入</w:t>
            </w:r>
            <w:r>
              <w:rPr>
                <w:rFonts w:eastAsia="楷体"/>
                <w:sz w:val="24"/>
              </w:rPr>
              <w:t xml:space="preserve"> LLM </w:t>
            </w:r>
            <w:r>
              <w:rPr>
                <w:rFonts w:eastAsia="楷体"/>
                <w:sz w:val="24"/>
              </w:rPr>
              <w:t>进行轴承故障诊断。</w:t>
            </w:r>
            <w:r>
              <w:rPr>
                <w:rFonts w:eastAsia="楷体"/>
                <w:sz w:val="24"/>
              </w:rPr>
              <w:t xml:space="preserve">Li </w:t>
            </w:r>
            <w:r>
              <w:rPr>
                <w:rFonts w:eastAsia="楷体"/>
                <w:sz w:val="24"/>
              </w:rPr>
              <w:t>和</w:t>
            </w:r>
            <w:r>
              <w:rPr>
                <w:rFonts w:eastAsia="楷体"/>
                <w:sz w:val="24"/>
              </w:rPr>
              <w:t xml:space="preserve"> Zhao</w:t>
            </w:r>
            <w:r>
              <w:rPr>
                <w:rFonts w:eastAsia="楷体"/>
                <w:sz w:val="24"/>
                <w:vertAlign w:val="superscript"/>
              </w:rPr>
              <w:t>[31]</w:t>
            </w:r>
            <w:r>
              <w:rPr>
                <w:rFonts w:eastAsia="楷体"/>
                <w:sz w:val="24"/>
              </w:rPr>
              <w:t>把时序的趋势、周期和偏离等特征转为文字摘要，结合历史维修文档进行多轮诊断，在多相流过程上实现了可解释的零样本诊断。</w:t>
            </w:r>
            <w:r>
              <w:rPr>
                <w:rFonts w:eastAsia="楷体"/>
                <w:sz w:val="24"/>
              </w:rPr>
              <w:t xml:space="preserve">Zhao </w:t>
            </w:r>
            <w:r>
              <w:rPr>
                <w:rFonts w:eastAsia="楷体"/>
                <w:sz w:val="24"/>
              </w:rPr>
              <w:t>等</w:t>
            </w:r>
            <w:r>
              <w:rPr>
                <w:rFonts w:eastAsia="楷体"/>
                <w:sz w:val="24"/>
                <w:vertAlign w:val="superscript"/>
              </w:rPr>
              <w:t>[32]</w:t>
            </w:r>
            <w:r>
              <w:rPr>
                <w:rFonts w:eastAsia="楷体"/>
                <w:sz w:val="24"/>
              </w:rPr>
              <w:t>用诊断报告微调</w:t>
            </w:r>
            <w:r>
              <w:rPr>
                <w:rFonts w:eastAsia="楷体"/>
                <w:sz w:val="24"/>
              </w:rPr>
              <w:t xml:space="preserve"> LLM</w:t>
            </w:r>
            <w:r>
              <w:rPr>
                <w:rFonts w:eastAsia="楷体"/>
                <w:sz w:val="24"/>
              </w:rPr>
              <w:t>，并通过知识蒸馏对齐时序与文本，以未见故障的文本描述代替缺失样本，实现了火电过程的零样本诊断。</w:t>
            </w:r>
            <w:r>
              <w:rPr>
                <w:rFonts w:eastAsia="楷体"/>
                <w:sz w:val="24"/>
              </w:rPr>
              <w:t xml:space="preserve">Han </w:t>
            </w:r>
            <w:r>
              <w:rPr>
                <w:rFonts w:eastAsia="楷体"/>
                <w:sz w:val="24"/>
              </w:rPr>
              <w:t>等</w:t>
            </w:r>
            <w:r>
              <w:rPr>
                <w:rFonts w:eastAsia="楷体"/>
                <w:sz w:val="24"/>
                <w:vertAlign w:val="superscript"/>
              </w:rPr>
              <w:t>[33]</w:t>
            </w:r>
            <w:r>
              <w:rPr>
                <w:rFonts w:eastAsia="楷体"/>
                <w:sz w:val="24"/>
              </w:rPr>
              <w:t>为故障定义结构化文本属性，把运行数据转为文本后与属性嵌入同一语义空间，在暖通系统上取得了接近零误差的零样本诊断结果。程玉杰等</w:t>
            </w:r>
            <w:r>
              <w:rPr>
                <w:rFonts w:eastAsia="楷体"/>
                <w:sz w:val="24"/>
                <w:vertAlign w:val="superscript"/>
              </w:rPr>
              <w:t>[34]</w:t>
            </w:r>
            <w:r>
              <w:rPr>
                <w:rFonts w:eastAsia="楷体"/>
                <w:sz w:val="24"/>
              </w:rPr>
              <w:t>用</w:t>
            </w:r>
            <w:r>
              <w:rPr>
                <w:rFonts w:eastAsia="楷体"/>
                <w:sz w:val="24"/>
              </w:rPr>
              <w:t xml:space="preserve"> LLM </w:t>
            </w:r>
            <w:r>
              <w:rPr>
                <w:rFonts w:eastAsia="楷体"/>
                <w:sz w:val="24"/>
              </w:rPr>
              <w:t>从故障记录中提取</w:t>
            </w:r>
            <w:r>
              <w:rPr>
                <w:rFonts w:eastAsia="楷体"/>
                <w:sz w:val="24"/>
              </w:rPr>
              <w:t>“</w:t>
            </w:r>
            <w:r>
              <w:rPr>
                <w:rFonts w:eastAsia="楷体"/>
                <w:sz w:val="24"/>
              </w:rPr>
              <w:t>故障元</w:t>
            </w:r>
            <w:r>
              <w:rPr>
                <w:rFonts w:eastAsia="楷体"/>
                <w:sz w:val="24"/>
              </w:rPr>
              <w:t>”</w:t>
            </w:r>
            <w:r>
              <w:rPr>
                <w:rFonts w:eastAsia="楷体"/>
                <w:sz w:val="24"/>
              </w:rPr>
              <w:t>构建知识图谱，用于航空电子装备的故障诊断。</w:t>
            </w:r>
          </w:p>
          <w:p w14:paraId="668ABE4A" w14:textId="77777777" w:rsidR="009E28B7" w:rsidRDefault="00000000">
            <w:pPr>
              <w:spacing w:line="420" w:lineRule="exact"/>
              <w:ind w:firstLineChars="200" w:firstLine="480"/>
            </w:pPr>
            <w:r>
              <w:rPr>
                <w:rFonts w:eastAsia="楷体"/>
                <w:sz w:val="24"/>
              </w:rPr>
              <w:t>这类方法直接利用</w:t>
            </w:r>
            <w:r>
              <w:rPr>
                <w:rFonts w:eastAsia="楷体"/>
                <w:sz w:val="24"/>
              </w:rPr>
              <w:t xml:space="preserve"> LLM </w:t>
            </w:r>
            <w:r>
              <w:rPr>
                <w:rFonts w:eastAsia="楷体"/>
                <w:sz w:val="24"/>
              </w:rPr>
              <w:t>的语言能力，诊断过程易于解释，便于融入文本知识和实现零样本诊断；但信号转为文本后会丢失细节，数值精度有限，长序列转写后的词元（</w:t>
            </w:r>
            <w:r>
              <w:rPr>
                <w:rFonts w:eastAsia="楷体"/>
                <w:sz w:val="24"/>
              </w:rPr>
              <w:t>token</w:t>
            </w:r>
            <w:r>
              <w:rPr>
                <w:rFonts w:eastAsia="楷体"/>
                <w:sz w:val="24"/>
              </w:rPr>
              <w:t>）数量迅速增加，推理成本高。</w:t>
            </w:r>
          </w:p>
          <w:p w14:paraId="73B2FC44" w14:textId="77777777" w:rsidR="009E28B7" w:rsidRDefault="00000000">
            <w:pPr>
              <w:spacing w:line="420" w:lineRule="exact"/>
              <w:ind w:firstLineChars="200" w:firstLine="480"/>
            </w:pPr>
            <w:r>
              <w:rPr>
                <w:rFonts w:eastAsia="楷体"/>
                <w:sz w:val="24"/>
              </w:rPr>
              <w:t>（</w:t>
            </w:r>
            <w:r>
              <w:rPr>
                <w:rFonts w:eastAsia="楷体"/>
                <w:sz w:val="24"/>
              </w:rPr>
              <w:t>2</w:t>
            </w:r>
            <w:r>
              <w:rPr>
                <w:rFonts w:eastAsia="楷体"/>
                <w:sz w:val="24"/>
              </w:rPr>
              <w:t>）时序编码与跨模态对齐的诊断方法</w:t>
            </w:r>
          </w:p>
          <w:p w14:paraId="34849F4F" w14:textId="77777777" w:rsidR="009E28B7" w:rsidRDefault="00000000">
            <w:pPr>
              <w:spacing w:line="420" w:lineRule="exact"/>
              <w:ind w:firstLineChars="200" w:firstLine="480"/>
            </w:pPr>
            <w:r>
              <w:rPr>
                <w:rFonts w:eastAsia="楷体"/>
                <w:sz w:val="24"/>
              </w:rPr>
              <w:t>这类方法用时序编码器提取特征，再通过投影层和对齐训练映射到</w:t>
            </w:r>
            <w:r>
              <w:rPr>
                <w:rFonts w:eastAsia="楷体"/>
                <w:sz w:val="24"/>
              </w:rPr>
              <w:t xml:space="preserve"> LLM </w:t>
            </w:r>
            <w:r>
              <w:rPr>
                <w:rFonts w:eastAsia="楷体"/>
                <w:sz w:val="24"/>
              </w:rPr>
              <w:t>的词嵌入空间。</w:t>
            </w:r>
            <w:r>
              <w:rPr>
                <w:rFonts w:eastAsia="楷体"/>
                <w:sz w:val="24"/>
              </w:rPr>
              <w:t xml:space="preserve">Cheng </w:t>
            </w:r>
            <w:r>
              <w:rPr>
                <w:rFonts w:eastAsia="楷体"/>
                <w:sz w:val="24"/>
              </w:rPr>
              <w:t>等</w:t>
            </w:r>
            <w:r>
              <w:rPr>
                <w:rFonts w:eastAsia="楷体"/>
                <w:sz w:val="24"/>
                <w:vertAlign w:val="superscript"/>
              </w:rPr>
              <w:t>[35]</w:t>
            </w:r>
            <w:r>
              <w:rPr>
                <w:rFonts w:eastAsia="楷体"/>
                <w:sz w:val="24"/>
              </w:rPr>
              <w:t>提出的</w:t>
            </w:r>
            <w:r>
              <w:rPr>
                <w:rFonts w:eastAsia="楷体"/>
                <w:sz w:val="24"/>
              </w:rPr>
              <w:t xml:space="preserve"> InstructTime </w:t>
            </w:r>
            <w:r>
              <w:rPr>
                <w:rFonts w:eastAsia="楷体"/>
                <w:sz w:val="24"/>
              </w:rPr>
              <w:t>把时序分类表述为生成任务，通过跨模态预训练和指令微调完成分类。</w:t>
            </w:r>
            <w:r>
              <w:rPr>
                <w:rFonts w:eastAsia="楷体"/>
                <w:sz w:val="24"/>
              </w:rPr>
              <w:t xml:space="preserve">Tao </w:t>
            </w:r>
            <w:r>
              <w:rPr>
                <w:rFonts w:eastAsia="楷体"/>
                <w:sz w:val="24"/>
              </w:rPr>
              <w:t>等</w:t>
            </w:r>
            <w:r>
              <w:rPr>
                <w:rFonts w:eastAsia="楷体"/>
                <w:sz w:val="24"/>
                <w:vertAlign w:val="superscript"/>
              </w:rPr>
              <w:t>[36]</w:t>
            </w:r>
            <w:r>
              <w:rPr>
                <w:rFonts w:eastAsia="楷体"/>
                <w:sz w:val="24"/>
              </w:rPr>
              <w:t>提出的</w:t>
            </w:r>
            <w:r>
              <w:rPr>
                <w:rFonts w:eastAsia="楷体"/>
                <w:sz w:val="24"/>
              </w:rPr>
              <w:t xml:space="preserve"> HiTime </w:t>
            </w:r>
            <w:r>
              <w:rPr>
                <w:rFonts w:eastAsia="楷体"/>
                <w:sz w:val="24"/>
              </w:rPr>
              <w:t>用两级编码器提取层次化时序特征，并在粗、细两种粒度上对齐时序与文本语义。</w:t>
            </w:r>
            <w:r>
              <w:rPr>
                <w:rFonts w:eastAsia="楷体"/>
                <w:sz w:val="24"/>
              </w:rPr>
              <w:t xml:space="preserve">Xie </w:t>
            </w:r>
            <w:r>
              <w:rPr>
                <w:rFonts w:eastAsia="楷体"/>
                <w:sz w:val="24"/>
              </w:rPr>
              <w:t>等</w:t>
            </w:r>
            <w:r>
              <w:rPr>
                <w:rFonts w:eastAsia="楷体"/>
                <w:sz w:val="24"/>
                <w:vertAlign w:val="superscript"/>
              </w:rPr>
              <w:t>[37]</w:t>
            </w:r>
            <w:r>
              <w:rPr>
                <w:rFonts w:eastAsia="楷体"/>
                <w:sz w:val="24"/>
              </w:rPr>
              <w:t>提出的</w:t>
            </w:r>
            <w:r>
              <w:rPr>
                <w:rFonts w:eastAsia="楷体"/>
                <w:sz w:val="24"/>
              </w:rPr>
              <w:t xml:space="preserve"> ChatTS </w:t>
            </w:r>
            <w:r>
              <w:rPr>
                <w:rFonts w:eastAsia="楷体"/>
                <w:sz w:val="24"/>
              </w:rPr>
              <w:t>把多变量时序作为一种独立模态，用基于属性的合成数据解决对齐数据稀缺的问题，在对齐与推理任务上分别比基于视觉和基于文本的方法提升</w:t>
            </w:r>
            <w:r>
              <w:rPr>
                <w:rFonts w:eastAsia="楷体"/>
                <w:sz w:val="24"/>
              </w:rPr>
              <w:t xml:space="preserve"> 46.0% </w:t>
            </w:r>
            <w:r>
              <w:rPr>
                <w:rFonts w:eastAsia="楷体"/>
                <w:sz w:val="24"/>
              </w:rPr>
              <w:t>和</w:t>
            </w:r>
            <w:r>
              <w:rPr>
                <w:rFonts w:eastAsia="楷体"/>
                <w:sz w:val="24"/>
              </w:rPr>
              <w:t xml:space="preserve"> 25.8%</w:t>
            </w:r>
            <w:r>
              <w:rPr>
                <w:rFonts w:eastAsia="楷体"/>
                <w:sz w:val="24"/>
              </w:rPr>
              <w:t>。这类编码器通常按分块（</w:t>
            </w:r>
            <w:r>
              <w:rPr>
                <w:rFonts w:eastAsia="楷体"/>
                <w:sz w:val="24"/>
              </w:rPr>
              <w:t>patch</w:t>
            </w:r>
            <w:r>
              <w:rPr>
                <w:rFonts w:eastAsia="楷体"/>
                <w:sz w:val="24"/>
              </w:rPr>
              <w:t>）切分序列，这一做法由</w:t>
            </w:r>
            <w:r>
              <w:rPr>
                <w:rFonts w:eastAsia="楷体"/>
                <w:sz w:val="24"/>
              </w:rPr>
              <w:t xml:space="preserve"> PatchTST</w:t>
            </w:r>
            <w:r>
              <w:rPr>
                <w:rFonts w:eastAsia="楷体"/>
                <w:sz w:val="24"/>
                <w:vertAlign w:val="superscript"/>
              </w:rPr>
              <w:t>[38]</w:t>
            </w:r>
            <w:r>
              <w:rPr>
                <w:rFonts w:eastAsia="楷体"/>
                <w:sz w:val="24"/>
              </w:rPr>
              <w:t>等工作推广。</w:t>
            </w:r>
          </w:p>
          <w:p w14:paraId="5EE07509" w14:textId="77777777" w:rsidR="009E28B7" w:rsidRDefault="00000000">
            <w:pPr>
              <w:spacing w:line="420" w:lineRule="exact"/>
              <w:ind w:firstLineChars="200" w:firstLine="480"/>
            </w:pPr>
            <w:r>
              <w:rPr>
                <w:rFonts w:eastAsia="楷体"/>
                <w:sz w:val="24"/>
              </w:rPr>
              <w:t>在故障诊断方面，</w:t>
            </w:r>
            <w:r>
              <w:rPr>
                <w:rFonts w:eastAsia="楷体"/>
                <w:sz w:val="24"/>
              </w:rPr>
              <w:t xml:space="preserve">Lin </w:t>
            </w:r>
            <w:r>
              <w:rPr>
                <w:rFonts w:eastAsia="楷体"/>
                <w:sz w:val="24"/>
              </w:rPr>
              <w:t>等</w:t>
            </w:r>
            <w:r>
              <w:rPr>
                <w:rFonts w:eastAsia="楷体"/>
                <w:sz w:val="24"/>
                <w:vertAlign w:val="superscript"/>
              </w:rPr>
              <w:t>[39]</w:t>
            </w:r>
            <w:r>
              <w:rPr>
                <w:rFonts w:eastAsia="楷体"/>
                <w:sz w:val="24"/>
              </w:rPr>
              <w:t>设计多传感器嵌入层，把不同传感器组合映射为统一的</w:t>
            </w:r>
            <w:r>
              <w:rPr>
                <w:rFonts w:eastAsia="楷体"/>
                <w:sz w:val="24"/>
              </w:rPr>
              <w:t xml:space="preserve"> LLM </w:t>
            </w:r>
            <w:r>
              <w:rPr>
                <w:rFonts w:eastAsia="楷体"/>
                <w:sz w:val="24"/>
              </w:rPr>
              <w:t>输入，并用混合专家（</w:t>
            </w:r>
            <w:r>
              <w:rPr>
                <w:rFonts w:eastAsia="楷体"/>
                <w:sz w:val="24"/>
              </w:rPr>
              <w:t>Mixture of Experts, MoE</w:t>
            </w:r>
            <w:r>
              <w:rPr>
                <w:rFonts w:eastAsia="楷体"/>
                <w:sz w:val="24"/>
              </w:rPr>
              <w:t>）机制融合多源信号。</w:t>
            </w:r>
            <w:r>
              <w:rPr>
                <w:rFonts w:eastAsia="楷体"/>
                <w:sz w:val="24"/>
              </w:rPr>
              <w:t xml:space="preserve">Wang </w:t>
            </w:r>
            <w:r>
              <w:rPr>
                <w:rFonts w:eastAsia="楷体"/>
                <w:sz w:val="24"/>
              </w:rPr>
              <w:t>等</w:t>
            </w:r>
            <w:r>
              <w:rPr>
                <w:rFonts w:eastAsia="楷体"/>
                <w:sz w:val="24"/>
                <w:vertAlign w:val="superscript"/>
              </w:rPr>
              <w:t>[40]</w:t>
            </w:r>
            <w:r>
              <w:rPr>
                <w:rFonts w:eastAsia="楷体"/>
                <w:sz w:val="24"/>
              </w:rPr>
              <w:t>先由振动信号生成含领域知识的文本描述，再通过分层跨模态对齐与融合，提高了跨工况和数据不平衡条件下的诊断精度。</w:t>
            </w:r>
            <w:r>
              <w:rPr>
                <w:rFonts w:eastAsia="楷体"/>
                <w:sz w:val="24"/>
              </w:rPr>
              <w:t xml:space="preserve">Chen </w:t>
            </w:r>
            <w:r>
              <w:rPr>
                <w:rFonts w:eastAsia="楷体"/>
                <w:sz w:val="24"/>
              </w:rPr>
              <w:t>等</w:t>
            </w:r>
            <w:r>
              <w:rPr>
                <w:rFonts w:eastAsia="楷体"/>
                <w:sz w:val="24"/>
                <w:vertAlign w:val="superscript"/>
              </w:rPr>
              <w:t>[41]</w:t>
            </w:r>
            <w:r>
              <w:rPr>
                <w:rFonts w:eastAsia="楷体"/>
                <w:sz w:val="24"/>
              </w:rPr>
              <w:t>针对工业机器人故障样本少的问题，用并行时频嵌入提取双域特征，经门控融合后与故障语义文本对齐，在</w:t>
            </w:r>
            <w:r>
              <w:rPr>
                <w:rFonts w:eastAsia="楷体"/>
                <w:sz w:val="24"/>
              </w:rPr>
              <w:t xml:space="preserve"> 10-shot </w:t>
            </w:r>
            <w:r>
              <w:rPr>
                <w:rFonts w:eastAsia="楷体"/>
                <w:sz w:val="24"/>
              </w:rPr>
              <w:t>条件下取得</w:t>
            </w:r>
            <w:r>
              <w:rPr>
                <w:rFonts w:eastAsia="楷体"/>
                <w:sz w:val="24"/>
              </w:rPr>
              <w:t xml:space="preserve"> 96.27% </w:t>
            </w:r>
            <w:r>
              <w:rPr>
                <w:rFonts w:eastAsia="楷体"/>
                <w:sz w:val="24"/>
              </w:rPr>
              <w:t>的准确率。</w:t>
            </w:r>
          </w:p>
          <w:p w14:paraId="63F6C437" w14:textId="77777777" w:rsidR="009E28B7" w:rsidRDefault="00000000">
            <w:pPr>
              <w:spacing w:line="420" w:lineRule="exact"/>
              <w:ind w:firstLineChars="200" w:firstLine="480"/>
            </w:pPr>
            <w:r>
              <w:rPr>
                <w:rFonts w:eastAsia="楷体"/>
                <w:sz w:val="24"/>
              </w:rPr>
              <w:t>（</w:t>
            </w:r>
            <w:r>
              <w:rPr>
                <w:rFonts w:eastAsia="楷体"/>
                <w:sz w:val="24"/>
              </w:rPr>
              <w:t>3</w:t>
            </w:r>
            <w:r>
              <w:rPr>
                <w:rFonts w:eastAsia="楷体"/>
                <w:sz w:val="24"/>
              </w:rPr>
              <w:t>）知识增强与可解释输出的诊断方法</w:t>
            </w:r>
          </w:p>
          <w:p w14:paraId="0CD26C0B" w14:textId="77777777" w:rsidR="009E28B7" w:rsidRDefault="00000000">
            <w:pPr>
              <w:spacing w:line="420" w:lineRule="exact"/>
              <w:ind w:firstLineChars="200" w:firstLine="480"/>
            </w:pPr>
            <w:r>
              <w:rPr>
                <w:rFonts w:eastAsia="楷体"/>
                <w:sz w:val="24"/>
              </w:rPr>
              <w:t>还有一些研究关注先验知识的引入和诊断结论的可读性。</w:t>
            </w:r>
            <w:r>
              <w:rPr>
                <w:rFonts w:eastAsia="楷体"/>
                <w:sz w:val="24"/>
              </w:rPr>
              <w:t xml:space="preserve">Peng </w:t>
            </w:r>
            <w:r>
              <w:rPr>
                <w:rFonts w:eastAsia="楷体"/>
                <w:sz w:val="24"/>
              </w:rPr>
              <w:t>等</w:t>
            </w:r>
            <w:r>
              <w:rPr>
                <w:rFonts w:eastAsia="楷体"/>
                <w:sz w:val="24"/>
                <w:vertAlign w:val="superscript"/>
              </w:rPr>
              <w:t>[42]</w:t>
            </w:r>
            <w:r>
              <w:rPr>
                <w:rFonts w:eastAsia="楷体"/>
                <w:sz w:val="24"/>
              </w:rPr>
              <w:t>提出的</w:t>
            </w:r>
            <w:r>
              <w:rPr>
                <w:rFonts w:eastAsia="楷体"/>
                <w:sz w:val="24"/>
              </w:rPr>
              <w:t xml:space="preserve"> BearLLM </w:t>
            </w:r>
            <w:r>
              <w:rPr>
                <w:rFonts w:eastAsia="楷体"/>
                <w:sz w:val="24"/>
              </w:rPr>
              <w:t>以无故障参考信号作为辅助输入，并发布了大规模振动</w:t>
            </w:r>
            <w:r>
              <w:rPr>
                <w:rFonts w:eastAsia="楷体"/>
                <w:sz w:val="24"/>
              </w:rPr>
              <w:t>—</w:t>
            </w:r>
            <w:r>
              <w:rPr>
                <w:rFonts w:eastAsia="楷体"/>
                <w:sz w:val="24"/>
              </w:rPr>
              <w:t>文本配对的轴承数据集，一套权重在九个公开基准上取得领先结果。</w:t>
            </w:r>
            <w:r>
              <w:rPr>
                <w:rFonts w:eastAsia="楷体"/>
                <w:sz w:val="24"/>
              </w:rPr>
              <w:t xml:space="preserve">Guo </w:t>
            </w:r>
            <w:r>
              <w:rPr>
                <w:rFonts w:eastAsia="楷体"/>
                <w:sz w:val="24"/>
              </w:rPr>
              <w:t>等</w:t>
            </w:r>
            <w:r>
              <w:rPr>
                <w:rFonts w:eastAsia="楷体"/>
                <w:sz w:val="24"/>
                <w:vertAlign w:val="superscript"/>
              </w:rPr>
              <w:t>[43]</w:t>
            </w:r>
            <w:r>
              <w:rPr>
                <w:rFonts w:eastAsia="楷体"/>
                <w:sz w:val="24"/>
              </w:rPr>
              <w:t>用低秩适配（</w:t>
            </w:r>
            <w:r>
              <w:rPr>
                <w:rFonts w:eastAsia="楷体"/>
                <w:sz w:val="24"/>
              </w:rPr>
              <w:t>Low-Rank Adaptation, LoRA</w:t>
            </w:r>
            <w:r>
              <w:rPr>
                <w:rFonts w:eastAsia="楷体"/>
                <w:sz w:val="24"/>
              </w:rPr>
              <w:t>）</w:t>
            </w:r>
            <w:r>
              <w:rPr>
                <w:rFonts w:eastAsia="楷体"/>
                <w:sz w:val="24"/>
                <w:vertAlign w:val="superscript"/>
              </w:rPr>
              <w:t>[44]</w:t>
            </w:r>
            <w:r>
              <w:rPr>
                <w:rFonts w:eastAsia="楷体"/>
                <w:sz w:val="24"/>
              </w:rPr>
              <w:t>微调</w:t>
            </w:r>
            <w:r>
              <w:rPr>
                <w:rFonts w:eastAsia="楷体"/>
                <w:sz w:val="24"/>
              </w:rPr>
              <w:t xml:space="preserve"> Qwen2.5-VL</w:t>
            </w:r>
            <w:r>
              <w:rPr>
                <w:rFonts w:eastAsia="楷体"/>
                <w:sz w:val="24"/>
              </w:rPr>
              <w:t>，并通过思维链（</w:t>
            </w:r>
            <w:r>
              <w:rPr>
                <w:rFonts w:eastAsia="楷体"/>
                <w:sz w:val="24"/>
              </w:rPr>
              <w:t>Chain-of-Thought, CoT</w:t>
            </w:r>
            <w:r>
              <w:rPr>
                <w:rFonts w:eastAsia="楷体"/>
                <w:sz w:val="24"/>
              </w:rPr>
              <w:t>）</w:t>
            </w:r>
            <w:r>
              <w:rPr>
                <w:rFonts w:eastAsia="楷体"/>
                <w:sz w:val="24"/>
                <w:vertAlign w:val="superscript"/>
              </w:rPr>
              <w:t>[45]</w:t>
            </w:r>
            <w:r>
              <w:rPr>
                <w:rFonts w:eastAsia="楷体"/>
                <w:sz w:val="24"/>
              </w:rPr>
              <w:t>蒸馏使模型获得推理能力，同域准确率超过</w:t>
            </w:r>
            <w:r>
              <w:rPr>
                <w:rFonts w:eastAsia="楷体"/>
                <w:sz w:val="24"/>
              </w:rPr>
              <w:t xml:space="preserve"> 98%</w:t>
            </w:r>
            <w:r>
              <w:rPr>
                <w:rFonts w:eastAsia="楷体"/>
                <w:sz w:val="24"/>
              </w:rPr>
              <w:t>，跨域约</w:t>
            </w:r>
            <w:r>
              <w:rPr>
                <w:rFonts w:eastAsia="楷体"/>
                <w:sz w:val="24"/>
              </w:rPr>
              <w:t xml:space="preserve"> 95%</w:t>
            </w:r>
            <w:r>
              <w:rPr>
                <w:rFonts w:eastAsia="楷体"/>
                <w:sz w:val="24"/>
              </w:rPr>
              <w:t>，并能用自然语言解释诊断结果。</w:t>
            </w:r>
            <w:r>
              <w:rPr>
                <w:rFonts w:eastAsia="楷体"/>
                <w:sz w:val="24"/>
              </w:rPr>
              <w:t xml:space="preserve">Liu </w:t>
            </w:r>
            <w:r>
              <w:rPr>
                <w:rFonts w:eastAsia="楷体"/>
                <w:sz w:val="24"/>
              </w:rPr>
              <w:t>等</w:t>
            </w:r>
            <w:r>
              <w:rPr>
                <w:rFonts w:eastAsia="楷体"/>
                <w:sz w:val="24"/>
                <w:vertAlign w:val="superscript"/>
              </w:rPr>
              <w:t>[46]</w:t>
            </w:r>
            <w:r>
              <w:rPr>
                <w:rFonts w:eastAsia="楷体"/>
                <w:sz w:val="24"/>
              </w:rPr>
              <w:t>提出的</w:t>
            </w:r>
            <w:r>
              <w:rPr>
                <w:rFonts w:eastAsia="楷体"/>
                <w:sz w:val="24"/>
              </w:rPr>
              <w:t xml:space="preserve"> AeroGPT </w:t>
            </w:r>
            <w:r>
              <w:rPr>
                <w:rFonts w:eastAsia="楷体"/>
                <w:sz w:val="24"/>
              </w:rPr>
              <w:t>迁移大规模音频模型的声学知识，以生成式分类直接输出故障标签，在航空发动机轴承数据</w:t>
            </w:r>
            <w:r>
              <w:rPr>
                <w:rFonts w:eastAsia="楷体"/>
                <w:sz w:val="24"/>
              </w:rPr>
              <w:lastRenderedPageBreak/>
              <w:t>集上的准确率超过</w:t>
            </w:r>
            <w:r>
              <w:rPr>
                <w:rFonts w:eastAsia="楷体"/>
                <w:sz w:val="24"/>
              </w:rPr>
              <w:t xml:space="preserve"> 98.94%</w:t>
            </w:r>
            <w:r>
              <w:rPr>
                <w:rFonts w:eastAsia="楷体"/>
                <w:sz w:val="24"/>
              </w:rPr>
              <w:t>。</w:t>
            </w:r>
          </w:p>
          <w:p w14:paraId="7F879159" w14:textId="77777777" w:rsidR="009E28B7" w:rsidRDefault="00000000">
            <w:pPr>
              <w:spacing w:line="420" w:lineRule="exact"/>
              <w:ind w:firstLineChars="200" w:firstLine="480"/>
            </w:pPr>
            <w:r>
              <w:rPr>
                <w:rFonts w:eastAsia="楷体"/>
                <w:sz w:val="24"/>
              </w:rPr>
              <w:t>在无人机领域，</w:t>
            </w:r>
            <w:r>
              <w:rPr>
                <w:rFonts w:eastAsia="楷体"/>
                <w:sz w:val="24"/>
              </w:rPr>
              <w:t xml:space="preserve">LLM </w:t>
            </w:r>
            <w:r>
              <w:rPr>
                <w:rFonts w:eastAsia="楷体"/>
                <w:sz w:val="24"/>
              </w:rPr>
              <w:t>已用于任务规划、人机交互、通信和安全防护等方面</w:t>
            </w:r>
            <w:r>
              <w:rPr>
                <w:rFonts w:eastAsia="楷体"/>
                <w:sz w:val="24"/>
                <w:vertAlign w:val="superscript"/>
              </w:rPr>
              <w:t>[47]</w:t>
            </w:r>
            <w:r>
              <w:rPr>
                <w:rFonts w:eastAsia="楷体"/>
                <w:sz w:val="24"/>
              </w:rPr>
              <w:t>，但据检索，尚未见到利用</w:t>
            </w:r>
            <w:r>
              <w:rPr>
                <w:rFonts w:eastAsia="楷体"/>
                <w:sz w:val="24"/>
              </w:rPr>
              <w:t xml:space="preserve"> LLM </w:t>
            </w:r>
            <w:r>
              <w:rPr>
                <w:rFonts w:eastAsia="楷体"/>
                <w:sz w:val="24"/>
              </w:rPr>
              <w:t>对多旋翼无人机闭环飞行数据进行故障诊断的公开研究。</w:t>
            </w:r>
          </w:p>
          <w:p w14:paraId="0EDFFBBF" w14:textId="77777777" w:rsidR="009E28B7" w:rsidRDefault="00000000">
            <w:pPr>
              <w:spacing w:line="420" w:lineRule="exact"/>
              <w:ind w:firstLineChars="200" w:firstLine="480"/>
            </w:pPr>
            <w:r>
              <w:rPr>
                <w:rFonts w:eastAsia="楷体"/>
                <w:sz w:val="24"/>
              </w:rPr>
              <w:t>总体来看，基于</w:t>
            </w:r>
            <w:r>
              <w:rPr>
                <w:rFonts w:eastAsia="楷体"/>
                <w:sz w:val="24"/>
              </w:rPr>
              <w:t xml:space="preserve"> LLM </w:t>
            </w:r>
            <w:r>
              <w:rPr>
                <w:rFonts w:eastAsia="楷体"/>
                <w:sz w:val="24"/>
              </w:rPr>
              <w:t>的故障诊断呈现以下趋势：输入从单纯的文本转写走向</w:t>
            </w:r>
            <w:r>
              <w:rPr>
                <w:rFonts w:eastAsia="楷体"/>
                <w:sz w:val="24"/>
              </w:rPr>
              <w:t>“</w:t>
            </w:r>
            <w:r>
              <w:rPr>
                <w:rFonts w:eastAsia="楷体"/>
                <w:sz w:val="24"/>
              </w:rPr>
              <w:t>时序嵌入</w:t>
            </w:r>
            <w:r>
              <w:rPr>
                <w:rFonts w:eastAsia="楷体"/>
                <w:sz w:val="24"/>
              </w:rPr>
              <w:t xml:space="preserve"> + </w:t>
            </w:r>
            <w:r>
              <w:rPr>
                <w:rFonts w:eastAsia="楷体"/>
                <w:sz w:val="24"/>
              </w:rPr>
              <w:t>文本</w:t>
            </w:r>
            <w:r>
              <w:rPr>
                <w:rFonts w:eastAsia="楷体"/>
                <w:sz w:val="24"/>
              </w:rPr>
              <w:t>”</w:t>
            </w:r>
            <w:r>
              <w:rPr>
                <w:rFonts w:eastAsia="楷体"/>
                <w:sz w:val="24"/>
              </w:rPr>
              <w:t>的混合形式，训练从直接微调走向分阶段对齐，输出从类别标签走向可解释的生成式结论，应用从已见类别识别走向小样本和零样本诊断。但仍存在以下不足：一是研究对象集中在旋转机械的振动信号和流程工业数据，尚未涉及闭环反馈、多速率、多通道的无人机飞行数据；二是属性化零样本诊断方法</w:t>
            </w:r>
            <w:r>
              <w:rPr>
                <w:rFonts w:eastAsia="楷体"/>
                <w:sz w:val="24"/>
                <w:vertAlign w:val="superscript"/>
              </w:rPr>
              <w:t>[33,48]</w:t>
            </w:r>
            <w:r>
              <w:rPr>
                <w:rFonts w:eastAsia="楷体"/>
                <w:sz w:val="24"/>
              </w:rPr>
              <w:t>多为判别式，先预测属性再与类别匹配，而生成式方法以类别名称为生成目标，没有按部件、轴向、程度等属性生成结论，难以泛化到未见的故障组合；三是</w:t>
            </w:r>
            <w:r>
              <w:rPr>
                <w:rFonts w:eastAsia="楷体"/>
                <w:sz w:val="24"/>
              </w:rPr>
              <w:t>“</w:t>
            </w:r>
            <w:r>
              <w:rPr>
                <w:rFonts w:eastAsia="楷体"/>
                <w:sz w:val="24"/>
              </w:rPr>
              <w:t>可解释</w:t>
            </w:r>
            <w:r>
              <w:rPr>
                <w:rFonts w:eastAsia="楷体"/>
                <w:sz w:val="24"/>
              </w:rPr>
              <w:t>”</w:t>
            </w:r>
            <w:r>
              <w:rPr>
                <w:rFonts w:eastAsia="楷体"/>
                <w:sz w:val="24"/>
              </w:rPr>
              <w:t>输出多为自由文本，缺少与故障机理对照的检验标准。</w:t>
            </w:r>
          </w:p>
          <w:p w14:paraId="41C97DF7" w14:textId="77777777" w:rsidR="009E28B7" w:rsidRDefault="00000000">
            <w:pPr>
              <w:keepNext/>
              <w:spacing w:before="93" w:after="62" w:line="420" w:lineRule="exact"/>
              <w:ind w:firstLine="482"/>
              <w:outlineLvl w:val="1"/>
            </w:pPr>
            <w:r>
              <w:rPr>
                <w:rFonts w:eastAsia="楷体"/>
                <w:b/>
                <w:bCs/>
                <w:sz w:val="24"/>
              </w:rPr>
              <w:t xml:space="preserve">1.2.3 </w:t>
            </w:r>
            <w:r>
              <w:rPr>
                <w:rFonts w:eastAsia="楷体"/>
                <w:b/>
                <w:bCs/>
                <w:sz w:val="24"/>
              </w:rPr>
              <w:t>大模型轻量化与边缘部署国内外研究现状</w:t>
            </w:r>
          </w:p>
          <w:p w14:paraId="69F253AE" w14:textId="77777777" w:rsidR="009E28B7" w:rsidRDefault="00000000">
            <w:pPr>
              <w:spacing w:line="420" w:lineRule="exact"/>
              <w:ind w:firstLineChars="200" w:firstLine="480"/>
            </w:pPr>
            <w:r>
              <w:rPr>
                <w:rFonts w:eastAsia="楷体"/>
                <w:sz w:val="24"/>
              </w:rPr>
              <w:t xml:space="preserve">LLM </w:t>
            </w:r>
            <w:r>
              <w:rPr>
                <w:rFonts w:eastAsia="楷体"/>
                <w:sz w:val="24"/>
              </w:rPr>
              <w:t>参数量通常达数十亿，直接部署对显存、算力和功耗要求很高。</w:t>
            </w:r>
            <w:r>
              <w:rPr>
                <w:rFonts w:eastAsia="楷体"/>
                <w:sz w:val="24"/>
              </w:rPr>
              <w:t xml:space="preserve">Zhu </w:t>
            </w:r>
            <w:r>
              <w:rPr>
                <w:rFonts w:eastAsia="楷体"/>
                <w:sz w:val="24"/>
              </w:rPr>
              <w:t>等</w:t>
            </w:r>
            <w:r>
              <w:rPr>
                <w:rFonts w:eastAsia="楷体"/>
                <w:sz w:val="24"/>
                <w:vertAlign w:val="superscript"/>
              </w:rPr>
              <w:t>[13]</w:t>
            </w:r>
            <w:r>
              <w:rPr>
                <w:rFonts w:eastAsia="楷体"/>
                <w:sz w:val="24"/>
              </w:rPr>
              <w:t>把大模型压缩技术归纳为量化、剪枝、知识蒸馏和低秩分解等几类，其中知识蒸馏和量化最常用，工具链也最成熟。</w:t>
            </w:r>
          </w:p>
          <w:p w14:paraId="10812A15" w14:textId="77777777" w:rsidR="009E28B7" w:rsidRDefault="00000000">
            <w:pPr>
              <w:spacing w:line="420" w:lineRule="exact"/>
              <w:ind w:firstLineChars="200" w:firstLine="480"/>
            </w:pPr>
            <w:r>
              <w:rPr>
                <w:rFonts w:eastAsia="楷体"/>
                <w:sz w:val="24"/>
              </w:rPr>
              <w:t>（</w:t>
            </w:r>
            <w:r>
              <w:rPr>
                <w:rFonts w:eastAsia="楷体"/>
                <w:sz w:val="24"/>
              </w:rPr>
              <w:t>1</w:t>
            </w:r>
            <w:r>
              <w:rPr>
                <w:rFonts w:eastAsia="楷体"/>
                <w:sz w:val="24"/>
              </w:rPr>
              <w:t>）知识蒸馏</w:t>
            </w:r>
          </w:p>
          <w:p w14:paraId="4638225F" w14:textId="77777777" w:rsidR="009E28B7" w:rsidRDefault="00000000">
            <w:pPr>
              <w:spacing w:line="420" w:lineRule="exact"/>
              <w:ind w:firstLineChars="200" w:firstLine="480"/>
            </w:pPr>
            <w:r>
              <w:rPr>
                <w:rFonts w:eastAsia="楷体"/>
                <w:sz w:val="24"/>
              </w:rPr>
              <w:t>知识蒸馏由</w:t>
            </w:r>
            <w:r>
              <w:rPr>
                <w:rFonts w:eastAsia="楷体"/>
                <w:sz w:val="24"/>
              </w:rPr>
              <w:t xml:space="preserve"> Hinton </w:t>
            </w:r>
            <w:r>
              <w:rPr>
                <w:rFonts w:eastAsia="楷体"/>
                <w:sz w:val="24"/>
              </w:rPr>
              <w:t>等</w:t>
            </w:r>
            <w:r>
              <w:rPr>
                <w:rFonts w:eastAsia="楷体"/>
                <w:sz w:val="24"/>
                <w:vertAlign w:val="superscript"/>
              </w:rPr>
              <w:t>[49]</w:t>
            </w:r>
            <w:r>
              <w:rPr>
                <w:rFonts w:eastAsia="楷体"/>
                <w:sz w:val="24"/>
              </w:rPr>
              <w:t>提出，让小模型（学生）拟合大模型（教师）的软化输出分布。</w:t>
            </w:r>
            <w:r>
              <w:rPr>
                <w:rFonts w:eastAsia="楷体"/>
                <w:sz w:val="24"/>
              </w:rPr>
              <w:t xml:space="preserve">Kim </w:t>
            </w:r>
            <w:r>
              <w:rPr>
                <w:rFonts w:eastAsia="楷体"/>
                <w:sz w:val="24"/>
              </w:rPr>
              <w:t>和</w:t>
            </w:r>
            <w:r>
              <w:rPr>
                <w:rFonts w:eastAsia="楷体"/>
                <w:sz w:val="24"/>
              </w:rPr>
              <w:t xml:space="preserve"> Rush</w:t>
            </w:r>
            <w:r>
              <w:rPr>
                <w:rFonts w:eastAsia="楷体"/>
                <w:sz w:val="24"/>
                <w:vertAlign w:val="superscript"/>
              </w:rPr>
              <w:t>[50]</w:t>
            </w:r>
            <w:r>
              <w:rPr>
                <w:rFonts w:eastAsia="楷体"/>
                <w:sz w:val="24"/>
              </w:rPr>
              <w:t>提出序列级蒸馏，以教师生成的完整序列作为学生的训练目标，适用于生成式模型。</w:t>
            </w:r>
            <w:r>
              <w:rPr>
                <w:rFonts w:eastAsia="楷体"/>
                <w:sz w:val="24"/>
              </w:rPr>
              <w:t xml:space="preserve">Hsieh </w:t>
            </w:r>
            <w:r>
              <w:rPr>
                <w:rFonts w:eastAsia="楷体"/>
                <w:sz w:val="24"/>
              </w:rPr>
              <w:t>等</w:t>
            </w:r>
            <w:r>
              <w:rPr>
                <w:rFonts w:eastAsia="楷体"/>
                <w:sz w:val="24"/>
                <w:vertAlign w:val="superscript"/>
              </w:rPr>
              <w:t>[51]</w:t>
            </w:r>
            <w:r>
              <w:rPr>
                <w:rFonts w:eastAsia="楷体"/>
                <w:sz w:val="24"/>
              </w:rPr>
              <w:t>提出</w:t>
            </w:r>
            <w:r>
              <w:rPr>
                <w:rFonts w:eastAsia="楷体"/>
                <w:sz w:val="24"/>
              </w:rPr>
              <w:t>“</w:t>
            </w:r>
            <w:r>
              <w:rPr>
                <w:rFonts w:eastAsia="楷体"/>
                <w:sz w:val="24"/>
              </w:rPr>
              <w:t>逐步蒸馏</w:t>
            </w:r>
            <w:r>
              <w:rPr>
                <w:rFonts w:eastAsia="楷体"/>
                <w:sz w:val="24"/>
              </w:rPr>
              <w:t>”</w:t>
            </w:r>
            <w:r>
              <w:rPr>
                <w:rFonts w:eastAsia="楷体"/>
                <w:sz w:val="24"/>
              </w:rPr>
              <w:t>，把教师生成的推理依据和结论作为两个任务训练学生，使小模型用更少的数据超过了更大的模型，推理时还可以只输出结论；</w:t>
            </w:r>
            <w:r>
              <w:rPr>
                <w:rFonts w:eastAsia="楷体"/>
                <w:sz w:val="24"/>
              </w:rPr>
              <w:t xml:space="preserve">Guo </w:t>
            </w:r>
            <w:r>
              <w:rPr>
                <w:rFonts w:eastAsia="楷体"/>
                <w:sz w:val="24"/>
              </w:rPr>
              <w:t>等</w:t>
            </w:r>
            <w:r>
              <w:rPr>
                <w:rFonts w:eastAsia="楷体"/>
                <w:sz w:val="24"/>
                <w:vertAlign w:val="superscript"/>
              </w:rPr>
              <w:t>[43]</w:t>
            </w:r>
            <w:r>
              <w:rPr>
                <w:rFonts w:eastAsia="楷体"/>
                <w:sz w:val="24"/>
              </w:rPr>
              <w:t>的思维链蒸馏也属于这一思路。在故障诊断领域，</w:t>
            </w:r>
            <w:r>
              <w:rPr>
                <w:rFonts w:eastAsia="楷体"/>
                <w:sz w:val="24"/>
              </w:rPr>
              <w:t xml:space="preserve">Jia </w:t>
            </w:r>
            <w:r>
              <w:rPr>
                <w:rFonts w:eastAsia="楷体"/>
                <w:sz w:val="24"/>
              </w:rPr>
              <w:t>等</w:t>
            </w:r>
            <w:r>
              <w:rPr>
                <w:rFonts w:eastAsia="楷体"/>
                <w:sz w:val="24"/>
                <w:vertAlign w:val="superscript"/>
              </w:rPr>
              <w:t>[52]</w:t>
            </w:r>
            <w:r>
              <w:rPr>
                <w:rFonts w:eastAsia="楷体"/>
                <w:sz w:val="24"/>
              </w:rPr>
              <w:t>提出的</w:t>
            </w:r>
            <w:r>
              <w:rPr>
                <w:rFonts w:eastAsia="楷体"/>
                <w:sz w:val="24"/>
              </w:rPr>
              <w:t xml:space="preserve"> Syn-Diag </w:t>
            </w:r>
            <w:r>
              <w:rPr>
                <w:rFonts w:eastAsia="楷体"/>
                <w:sz w:val="24"/>
              </w:rPr>
              <w:t>采用云端教师与边缘学生协同的框架，模型规模减小</w:t>
            </w:r>
            <w:r>
              <w:rPr>
                <w:rFonts w:eastAsia="楷体"/>
                <w:sz w:val="24"/>
              </w:rPr>
              <w:t xml:space="preserve"> 83%</w:t>
            </w:r>
            <w:r>
              <w:rPr>
                <w:rFonts w:eastAsia="楷体"/>
                <w:sz w:val="24"/>
              </w:rPr>
              <w:t>、时延降低</w:t>
            </w:r>
            <w:r>
              <w:rPr>
                <w:rFonts w:eastAsia="楷体"/>
                <w:sz w:val="24"/>
              </w:rPr>
              <w:t xml:space="preserve"> 50%</w:t>
            </w:r>
            <w:r>
              <w:rPr>
                <w:rFonts w:eastAsia="楷体"/>
                <w:sz w:val="24"/>
              </w:rPr>
              <w:t>，少样本诊断性能与云端模型相近。</w:t>
            </w:r>
          </w:p>
          <w:p w14:paraId="728B7FEF" w14:textId="77777777" w:rsidR="009E28B7" w:rsidRDefault="00000000">
            <w:pPr>
              <w:spacing w:line="420" w:lineRule="exact"/>
              <w:ind w:firstLineChars="200" w:firstLine="480"/>
            </w:pPr>
            <w:r>
              <w:rPr>
                <w:rFonts w:eastAsia="楷体"/>
                <w:sz w:val="24"/>
              </w:rPr>
              <w:t>（</w:t>
            </w:r>
            <w:r>
              <w:rPr>
                <w:rFonts w:eastAsia="楷体"/>
                <w:sz w:val="24"/>
              </w:rPr>
              <w:t>2</w:t>
            </w:r>
            <w:r>
              <w:rPr>
                <w:rFonts w:eastAsia="楷体"/>
                <w:sz w:val="24"/>
              </w:rPr>
              <w:t>）模型量化</w:t>
            </w:r>
          </w:p>
          <w:p w14:paraId="6CB7E377" w14:textId="77777777" w:rsidR="009E28B7" w:rsidRDefault="00000000">
            <w:pPr>
              <w:spacing w:line="420" w:lineRule="exact"/>
              <w:ind w:firstLineChars="200" w:firstLine="480"/>
            </w:pPr>
            <w:r>
              <w:rPr>
                <w:rFonts w:eastAsia="楷体"/>
                <w:sz w:val="24"/>
              </w:rPr>
              <w:t>量化通过降低权重和激活的数值精度来减少存储和计算开销。</w:t>
            </w:r>
            <w:r>
              <w:rPr>
                <w:rFonts w:eastAsia="楷体"/>
                <w:sz w:val="24"/>
              </w:rPr>
              <w:t xml:space="preserve">Dettmers </w:t>
            </w:r>
            <w:r>
              <w:rPr>
                <w:rFonts w:eastAsia="楷体"/>
                <w:sz w:val="24"/>
              </w:rPr>
              <w:t>等</w:t>
            </w:r>
            <w:r>
              <w:rPr>
                <w:rFonts w:eastAsia="楷体"/>
                <w:sz w:val="24"/>
                <w:vertAlign w:val="superscript"/>
              </w:rPr>
              <w:t>[53]</w:t>
            </w:r>
            <w:r>
              <w:rPr>
                <w:rFonts w:eastAsia="楷体"/>
                <w:sz w:val="24"/>
              </w:rPr>
              <w:t>发现大模型激活中存在少量幅值极大的离群特征，提出的</w:t>
            </w:r>
            <w:r>
              <w:rPr>
                <w:rFonts w:eastAsia="楷体"/>
                <w:sz w:val="24"/>
              </w:rPr>
              <w:t xml:space="preserve"> LLM.int8() </w:t>
            </w:r>
            <w:r>
              <w:rPr>
                <w:rFonts w:eastAsia="楷体"/>
                <w:sz w:val="24"/>
              </w:rPr>
              <w:t>对这部分特征保留高精度，实现了几乎无损的</w:t>
            </w:r>
            <w:r>
              <w:rPr>
                <w:rFonts w:eastAsia="楷体"/>
                <w:sz w:val="24"/>
              </w:rPr>
              <w:t xml:space="preserve"> 8 </w:t>
            </w:r>
            <w:r>
              <w:rPr>
                <w:rFonts w:eastAsia="楷体"/>
                <w:sz w:val="24"/>
              </w:rPr>
              <w:t>位推理。在只量化权重的训练后量化方面，</w:t>
            </w:r>
            <w:r>
              <w:rPr>
                <w:rFonts w:eastAsia="楷体"/>
                <w:sz w:val="24"/>
              </w:rPr>
              <w:t>OPTQ</w:t>
            </w:r>
            <w:r>
              <w:rPr>
                <w:rFonts w:eastAsia="楷体"/>
                <w:sz w:val="24"/>
                <w:vertAlign w:val="superscript"/>
              </w:rPr>
              <w:t>[54]</w:t>
            </w:r>
            <w:r>
              <w:rPr>
                <w:rFonts w:eastAsia="楷体"/>
                <w:sz w:val="24"/>
              </w:rPr>
              <w:t>利用近似二阶信息逐层量化，可将权重压缩到</w:t>
            </w:r>
            <w:r>
              <w:rPr>
                <w:rFonts w:eastAsia="楷体"/>
                <w:sz w:val="24"/>
              </w:rPr>
              <w:t xml:space="preserve"> 3</w:t>
            </w:r>
            <w:r>
              <w:rPr>
                <w:rFonts w:eastAsia="楷体"/>
                <w:sz w:val="24"/>
              </w:rPr>
              <w:t>～</w:t>
            </w:r>
            <w:r>
              <w:rPr>
                <w:rFonts w:eastAsia="楷体"/>
                <w:sz w:val="24"/>
              </w:rPr>
              <w:t xml:space="preserve">4 </w:t>
            </w:r>
            <w:r>
              <w:rPr>
                <w:rFonts w:eastAsia="楷体"/>
                <w:sz w:val="24"/>
              </w:rPr>
              <w:t>位；激活感知权重量化（</w:t>
            </w:r>
            <w:r>
              <w:rPr>
                <w:rFonts w:eastAsia="楷体"/>
                <w:sz w:val="24"/>
              </w:rPr>
              <w:t>Activation-aware Weight Quantization, AWQ</w:t>
            </w:r>
            <w:r>
              <w:rPr>
                <w:rFonts w:eastAsia="楷体"/>
                <w:sz w:val="24"/>
              </w:rPr>
              <w:t>）</w:t>
            </w:r>
            <w:r>
              <w:rPr>
                <w:rFonts w:eastAsia="楷体"/>
                <w:sz w:val="24"/>
                <w:vertAlign w:val="superscript"/>
              </w:rPr>
              <w:t>[55]</w:t>
            </w:r>
            <w:r>
              <w:rPr>
                <w:rFonts w:eastAsia="楷体"/>
                <w:sz w:val="24"/>
              </w:rPr>
              <w:t>根据激活幅值保护少量关键权重通道，在</w:t>
            </w:r>
            <w:r>
              <w:rPr>
                <w:rFonts w:eastAsia="楷体"/>
                <w:sz w:val="24"/>
              </w:rPr>
              <w:t xml:space="preserve"> 4 </w:t>
            </w:r>
            <w:r>
              <w:rPr>
                <w:rFonts w:eastAsia="楷体"/>
                <w:sz w:val="24"/>
              </w:rPr>
              <w:t>位量化下保持了较好的精度，并实现了端侧推理加速。训练后量化无需重新训练，是边缘部署最常用的方案，但现有评测多基于通用语言任务，对生成式诊断输出的影响研究较少。</w:t>
            </w:r>
          </w:p>
          <w:p w14:paraId="659E3EF2" w14:textId="77777777" w:rsidR="009E28B7" w:rsidRDefault="00000000">
            <w:pPr>
              <w:spacing w:line="420" w:lineRule="exact"/>
              <w:ind w:firstLineChars="200" w:firstLine="480"/>
            </w:pPr>
            <w:r>
              <w:rPr>
                <w:rFonts w:eastAsia="楷体"/>
                <w:sz w:val="24"/>
              </w:rPr>
              <w:lastRenderedPageBreak/>
              <w:t>（</w:t>
            </w:r>
            <w:r>
              <w:rPr>
                <w:rFonts w:eastAsia="楷体"/>
                <w:sz w:val="24"/>
              </w:rPr>
              <w:t>3</w:t>
            </w:r>
            <w:r>
              <w:rPr>
                <w:rFonts w:eastAsia="楷体"/>
                <w:sz w:val="24"/>
              </w:rPr>
              <w:t>）边缘推理与时延特性</w:t>
            </w:r>
          </w:p>
          <w:p w14:paraId="02E1A75B" w14:textId="77777777" w:rsidR="009E28B7" w:rsidRDefault="00000000">
            <w:pPr>
              <w:spacing w:line="420" w:lineRule="exact"/>
              <w:ind w:firstLineChars="200" w:firstLine="480"/>
            </w:pPr>
            <w:r>
              <w:rPr>
                <w:rFonts w:eastAsia="楷体"/>
                <w:sz w:val="24"/>
              </w:rPr>
              <w:t>边缘设备上</w:t>
            </w:r>
            <w:r>
              <w:rPr>
                <w:rFonts w:eastAsia="楷体"/>
                <w:sz w:val="24"/>
              </w:rPr>
              <w:t xml:space="preserve"> LLM </w:t>
            </w:r>
            <w:r>
              <w:rPr>
                <w:rFonts w:eastAsia="楷体"/>
                <w:sz w:val="24"/>
              </w:rPr>
              <w:t>推理时延的构成与服务器端不同。</w:t>
            </w:r>
            <w:r>
              <w:rPr>
                <w:rFonts w:eastAsia="楷体"/>
                <w:sz w:val="24"/>
              </w:rPr>
              <w:t xml:space="preserve">Kubwimana </w:t>
            </w:r>
            <w:r>
              <w:rPr>
                <w:rFonts w:eastAsia="楷体"/>
                <w:sz w:val="24"/>
              </w:rPr>
              <w:t>和</w:t>
            </w:r>
            <w:r>
              <w:rPr>
                <w:rFonts w:eastAsia="楷体"/>
                <w:sz w:val="24"/>
              </w:rPr>
              <w:t xml:space="preserve"> Huang</w:t>
            </w:r>
            <w:r>
              <w:rPr>
                <w:rFonts w:eastAsia="楷体"/>
                <w:sz w:val="24"/>
                <w:vertAlign w:val="superscript"/>
              </w:rPr>
              <w:t>[56]</w:t>
            </w:r>
            <w:r>
              <w:rPr>
                <w:rFonts w:eastAsia="楷体"/>
                <w:sz w:val="24"/>
              </w:rPr>
              <w:t>在</w:t>
            </w:r>
            <w:r>
              <w:rPr>
                <w:rFonts w:eastAsia="楷体"/>
                <w:sz w:val="24"/>
              </w:rPr>
              <w:t xml:space="preserve"> Jetson AGX Orin </w:t>
            </w:r>
            <w:r>
              <w:rPr>
                <w:rFonts w:eastAsia="楷体"/>
                <w:sz w:val="24"/>
              </w:rPr>
              <w:t>上测评了不同规模的推理模型，发现解码阶段占总时间的</w:t>
            </w:r>
            <w:r>
              <w:rPr>
                <w:rFonts w:eastAsia="楷体"/>
                <w:sz w:val="24"/>
              </w:rPr>
              <w:t xml:space="preserve"> 99.5% </w:t>
            </w:r>
            <w:r>
              <w:rPr>
                <w:rFonts w:eastAsia="楷体"/>
                <w:sz w:val="24"/>
              </w:rPr>
              <w:t>以上，时延几乎随输出长度线性增长；</w:t>
            </w:r>
            <w:r>
              <w:rPr>
                <w:rFonts w:eastAsia="楷体"/>
                <w:sz w:val="24"/>
              </w:rPr>
              <w:t xml:space="preserve">AWQ 4 </w:t>
            </w:r>
            <w:r>
              <w:rPr>
                <w:rFonts w:eastAsia="楷体"/>
                <w:sz w:val="24"/>
              </w:rPr>
              <w:t>位量化可使时延改善约</w:t>
            </w:r>
            <w:r>
              <w:rPr>
                <w:rFonts w:eastAsia="楷体"/>
                <w:sz w:val="24"/>
              </w:rPr>
              <w:t xml:space="preserve"> 2</w:t>
            </w:r>
            <w:r>
              <w:rPr>
                <w:rFonts w:eastAsia="楷体"/>
                <w:sz w:val="24"/>
              </w:rPr>
              <w:t>～</w:t>
            </w:r>
            <w:r>
              <w:rPr>
                <w:rFonts w:eastAsia="楷体"/>
                <w:sz w:val="24"/>
              </w:rPr>
              <w:t xml:space="preserve">5 </w:t>
            </w:r>
            <w:r>
              <w:rPr>
                <w:rFonts w:eastAsia="楷体"/>
                <w:sz w:val="24"/>
              </w:rPr>
              <w:t>倍，精度损失因模型而异，</w:t>
            </w:r>
            <w:r>
              <w:rPr>
                <w:rFonts w:eastAsia="楷体"/>
                <w:sz w:val="24"/>
              </w:rPr>
              <w:t xml:space="preserve">8B </w:t>
            </w:r>
            <w:r>
              <w:rPr>
                <w:rFonts w:eastAsia="楷体"/>
                <w:sz w:val="24"/>
              </w:rPr>
              <w:t>模型下降约</w:t>
            </w:r>
            <w:r>
              <w:rPr>
                <w:rFonts w:eastAsia="楷体"/>
                <w:sz w:val="24"/>
              </w:rPr>
              <w:t xml:space="preserve"> 6 </w:t>
            </w:r>
            <w:r>
              <w:rPr>
                <w:rFonts w:eastAsia="楷体"/>
                <w:sz w:val="24"/>
              </w:rPr>
              <w:t>个百分点。因此在边缘端，压缩输出长度与压缩模型同样重要。另外，</w:t>
            </w:r>
            <w:r>
              <w:rPr>
                <w:rFonts w:eastAsia="楷体"/>
                <w:sz w:val="24"/>
              </w:rPr>
              <w:t xml:space="preserve">Qwen </w:t>
            </w:r>
            <w:r>
              <w:rPr>
                <w:rFonts w:eastAsia="楷体"/>
                <w:sz w:val="24"/>
              </w:rPr>
              <w:t>等开源模型提供了从</w:t>
            </w:r>
            <w:r>
              <w:rPr>
                <w:rFonts w:eastAsia="楷体"/>
                <w:sz w:val="24"/>
              </w:rPr>
              <w:t xml:space="preserve"> 0.5B </w:t>
            </w:r>
            <w:r>
              <w:rPr>
                <w:rFonts w:eastAsia="楷体"/>
                <w:sz w:val="24"/>
              </w:rPr>
              <w:t>到数十</w:t>
            </w:r>
            <w:r>
              <w:rPr>
                <w:rFonts w:eastAsia="楷体"/>
                <w:sz w:val="24"/>
              </w:rPr>
              <w:t xml:space="preserve"> B </w:t>
            </w:r>
            <w:r>
              <w:rPr>
                <w:rFonts w:eastAsia="楷体"/>
                <w:sz w:val="24"/>
              </w:rPr>
              <w:t>的多种规模</w:t>
            </w:r>
            <w:r>
              <w:rPr>
                <w:rFonts w:eastAsia="楷体"/>
                <w:sz w:val="24"/>
                <w:vertAlign w:val="superscript"/>
              </w:rPr>
              <w:t>[11,57]</w:t>
            </w:r>
            <w:r>
              <w:rPr>
                <w:rFonts w:eastAsia="楷体"/>
                <w:sz w:val="24"/>
              </w:rPr>
              <w:t>，便于同系列模型之间的蒸馏。</w:t>
            </w:r>
          </w:p>
          <w:p w14:paraId="25DDEE94" w14:textId="77777777" w:rsidR="009E28B7" w:rsidRDefault="00000000">
            <w:pPr>
              <w:spacing w:line="420" w:lineRule="exact"/>
              <w:ind w:firstLineChars="200" w:firstLine="480"/>
            </w:pPr>
            <w:r>
              <w:rPr>
                <w:rFonts w:eastAsia="楷体"/>
                <w:sz w:val="24"/>
              </w:rPr>
              <w:t>总体来看，大模型轻量化技术已较为成熟，并开始用于故障诊断。但现有工作主要用已见类别的准确率衡量压缩效果，很少评估压缩后模型在未见故障上的泛化能力和诊断依据是否保持；对于时间敏感的飞行诊断，也较少按检测、诊断、解释的不同时延需求设计分层部署方案。</w:t>
            </w:r>
          </w:p>
          <w:p w14:paraId="4E16772A" w14:textId="77777777" w:rsidR="009E28B7" w:rsidRDefault="00000000">
            <w:pPr>
              <w:spacing w:line="420" w:lineRule="exact"/>
              <w:ind w:firstLineChars="200" w:firstLine="480"/>
            </w:pPr>
            <w:r>
              <w:rPr>
                <w:rFonts w:eastAsia="楷体"/>
                <w:sz w:val="24"/>
              </w:rPr>
              <w:t>综上所述，多旋翼无人机故障诊断面临真机数据稀缺、闭环补偿掩盖故障特征、未见故障难以识别且缺少诊断依据等问题；大语言模型为小样本泛化和可解释诊断提供了新途径，但尚未用于无人机闭环飞行数据，部署时还面临泛化能力和依据质量难以保持的问题。据此，本课题从融合射频信号的故障数据集构建与预处理、生成式故障诊断和模型轻量化三个方面开展研究。</w:t>
            </w:r>
          </w:p>
          <w:p w14:paraId="4EE6571B" w14:textId="77777777" w:rsidR="009E28B7" w:rsidRDefault="00000000">
            <w:pPr>
              <w:keepNext/>
              <w:spacing w:before="93" w:after="62" w:line="420" w:lineRule="exact"/>
              <w:ind w:firstLine="482"/>
              <w:outlineLvl w:val="1"/>
            </w:pPr>
            <w:r>
              <w:rPr>
                <w:rFonts w:eastAsia="楷体"/>
                <w:b/>
                <w:bCs/>
                <w:sz w:val="24"/>
              </w:rPr>
              <w:t>参考文献</w:t>
            </w:r>
          </w:p>
          <w:p w14:paraId="75A88045" w14:textId="77777777" w:rsidR="009E28B7" w:rsidRDefault="00000000">
            <w:pPr>
              <w:spacing w:line="400" w:lineRule="exact"/>
              <w:ind w:left="420" w:hanging="420"/>
              <w:jc w:val="left"/>
            </w:pPr>
            <w:r>
              <w:rPr>
                <w:rFonts w:eastAsia="楷体"/>
                <w:szCs w:val="21"/>
              </w:rPr>
              <w:t>[1]</w:t>
            </w:r>
            <w:r>
              <w:rPr>
                <w:rFonts w:eastAsia="楷体"/>
                <w:szCs w:val="21"/>
              </w:rPr>
              <w:tab/>
              <w:t>Shakhatreh H, Sawalmeh A H, Al-Fuqaha A, et al. Unmanned aerial vehicles (UAVs): a survey on civil applications and key research challenges[J]. IEEE Access, 2019, 7: 48572-48634.</w:t>
            </w:r>
          </w:p>
          <w:p w14:paraId="5C4DD29F" w14:textId="77777777" w:rsidR="009E28B7" w:rsidRDefault="00000000">
            <w:pPr>
              <w:spacing w:line="400" w:lineRule="exact"/>
              <w:ind w:left="420" w:hanging="420"/>
              <w:jc w:val="left"/>
            </w:pPr>
            <w:r>
              <w:rPr>
                <w:rFonts w:eastAsia="楷体"/>
                <w:szCs w:val="21"/>
              </w:rPr>
              <w:t>[2]</w:t>
            </w:r>
            <w:r>
              <w:rPr>
                <w:rFonts w:eastAsia="楷体"/>
                <w:szCs w:val="21"/>
              </w:rPr>
              <w:tab/>
            </w:r>
            <w:r>
              <w:rPr>
                <w:rFonts w:eastAsia="楷体"/>
                <w:szCs w:val="21"/>
              </w:rPr>
              <w:t>中国民用航空局</w:t>
            </w:r>
            <w:r>
              <w:rPr>
                <w:rFonts w:eastAsia="楷体"/>
                <w:szCs w:val="21"/>
              </w:rPr>
              <w:t>. 2024</w:t>
            </w:r>
            <w:r>
              <w:rPr>
                <w:rFonts w:eastAsia="楷体"/>
                <w:szCs w:val="21"/>
              </w:rPr>
              <w:t>年民航行业发展统计公报</w:t>
            </w:r>
            <w:r>
              <w:rPr>
                <w:rFonts w:eastAsia="楷体"/>
                <w:szCs w:val="21"/>
              </w:rPr>
              <w:t>[EB/OL]. [2026-10-18]. https://www.mot.gov.cn/fenxigongbao/hangyegongbao/202505/P020250516332634342292.pdf.</w:t>
            </w:r>
          </w:p>
          <w:p w14:paraId="30960BD5" w14:textId="77777777" w:rsidR="009E28B7" w:rsidRDefault="00000000">
            <w:pPr>
              <w:spacing w:line="400" w:lineRule="exact"/>
              <w:ind w:left="420" w:hanging="420"/>
              <w:jc w:val="left"/>
            </w:pPr>
            <w:r>
              <w:rPr>
                <w:rFonts w:eastAsia="楷体"/>
                <w:szCs w:val="21"/>
              </w:rPr>
              <w:t>[3]</w:t>
            </w:r>
            <w:r>
              <w:rPr>
                <w:rFonts w:eastAsia="楷体"/>
                <w:szCs w:val="21"/>
              </w:rPr>
              <w:tab/>
              <w:t>Quan Q. Introduction to multicopter design and control[M]. Singapore: Springer, 2017.</w:t>
            </w:r>
          </w:p>
          <w:p w14:paraId="0750BDB4" w14:textId="77777777" w:rsidR="009E28B7" w:rsidRDefault="00000000">
            <w:pPr>
              <w:spacing w:line="400" w:lineRule="exact"/>
              <w:ind w:left="420" w:hanging="420"/>
              <w:jc w:val="left"/>
            </w:pPr>
            <w:r>
              <w:rPr>
                <w:rFonts w:eastAsia="楷体"/>
                <w:szCs w:val="21"/>
              </w:rPr>
              <w:t>[4]</w:t>
            </w:r>
            <w:r>
              <w:rPr>
                <w:rFonts w:eastAsia="楷体"/>
                <w:szCs w:val="21"/>
              </w:rPr>
              <w:tab/>
              <w:t>Fourlas G K, Karras G C. A survey on fault diagnosis and fault-tolerant control methods for unmanned aerial vehicles[J]. Machines, 2021, 9(9): 197.</w:t>
            </w:r>
          </w:p>
          <w:p w14:paraId="3F8A5544" w14:textId="77777777" w:rsidR="009E28B7" w:rsidRDefault="00000000">
            <w:pPr>
              <w:spacing w:line="400" w:lineRule="exact"/>
              <w:ind w:left="420" w:hanging="420"/>
              <w:jc w:val="left"/>
            </w:pPr>
            <w:r>
              <w:rPr>
                <w:rFonts w:eastAsia="楷体"/>
                <w:szCs w:val="21"/>
              </w:rPr>
              <w:t>[5]</w:t>
            </w:r>
            <w:r>
              <w:rPr>
                <w:rFonts w:eastAsia="楷体"/>
                <w:szCs w:val="21"/>
              </w:rPr>
              <w:tab/>
              <w:t>Puchalski R, Giernacki W. UAV fault detection methods, state-of-the-art[J]. Drones, 2022, 6(11): 330.</w:t>
            </w:r>
          </w:p>
          <w:p w14:paraId="38F5F85B" w14:textId="77777777" w:rsidR="009E28B7" w:rsidRDefault="00000000">
            <w:pPr>
              <w:spacing w:line="400" w:lineRule="exact"/>
              <w:ind w:left="420" w:hanging="420"/>
              <w:jc w:val="left"/>
            </w:pPr>
            <w:r>
              <w:rPr>
                <w:rFonts w:eastAsia="楷体"/>
                <w:szCs w:val="21"/>
              </w:rPr>
              <w:t>[6]</w:t>
            </w:r>
            <w:r>
              <w:rPr>
                <w:rFonts w:eastAsia="楷体"/>
                <w:szCs w:val="21"/>
              </w:rPr>
              <w:tab/>
              <w:t>Isermann R. Model-based fault-detection and diagnosis: status and applications[J]. Annual Reviews in Control, 2005, 29(1): 71-85.</w:t>
            </w:r>
          </w:p>
          <w:p w14:paraId="4F458F0D" w14:textId="77777777" w:rsidR="009E28B7" w:rsidRDefault="00000000">
            <w:pPr>
              <w:spacing w:line="400" w:lineRule="exact"/>
              <w:ind w:left="420" w:hanging="420"/>
              <w:jc w:val="left"/>
            </w:pPr>
            <w:r>
              <w:rPr>
                <w:rFonts w:eastAsia="楷体"/>
                <w:szCs w:val="21"/>
              </w:rPr>
              <w:t>[7]</w:t>
            </w:r>
            <w:r>
              <w:rPr>
                <w:rFonts w:eastAsia="楷体"/>
                <w:szCs w:val="21"/>
              </w:rPr>
              <w:tab/>
              <w:t>Le X, Jin B, Cui G, et al. RflyMAD: a dataset for multicopter fault detection and health assessment[J]. The International Journal of Robotics Research, 2025, 44(7): 1081-1092.</w:t>
            </w:r>
          </w:p>
          <w:p w14:paraId="3A8DD751" w14:textId="77777777" w:rsidR="009E28B7" w:rsidRDefault="00000000">
            <w:pPr>
              <w:spacing w:line="400" w:lineRule="exact"/>
              <w:ind w:left="420" w:hanging="420"/>
              <w:jc w:val="left"/>
            </w:pPr>
            <w:r>
              <w:rPr>
                <w:rFonts w:eastAsia="楷体"/>
                <w:szCs w:val="21"/>
              </w:rPr>
              <w:t>[8]</w:t>
            </w:r>
            <w:r>
              <w:rPr>
                <w:rFonts w:eastAsia="楷体"/>
                <w:szCs w:val="21"/>
              </w:rPr>
              <w:tab/>
              <w:t>Keipour A, Mousaei M, Scherer S. ALFA: a dataset for UAV fault and anomaly detection[J]. The International Journal of Robotics Research, 2021, 40(2): 515-520.</w:t>
            </w:r>
          </w:p>
          <w:p w14:paraId="6E89FFFC" w14:textId="77777777" w:rsidR="009E28B7" w:rsidRDefault="00000000">
            <w:pPr>
              <w:spacing w:line="400" w:lineRule="exact"/>
              <w:ind w:left="420" w:hanging="420"/>
              <w:jc w:val="left"/>
            </w:pPr>
            <w:r>
              <w:rPr>
                <w:rFonts w:eastAsia="楷体"/>
                <w:szCs w:val="21"/>
              </w:rPr>
              <w:t>[9]</w:t>
            </w:r>
            <w:r>
              <w:rPr>
                <w:rFonts w:eastAsia="楷体"/>
                <w:szCs w:val="21"/>
              </w:rPr>
              <w:tab/>
              <w:t>Zhang Y, Jiang J. Bibliographical review on reconfigurable fault-tolerant control systems[J]. Annual Reviews in Control, 2008, 32(2): 229-252.</w:t>
            </w:r>
          </w:p>
          <w:p w14:paraId="3F2E6447" w14:textId="77777777" w:rsidR="009E28B7" w:rsidRDefault="00000000">
            <w:pPr>
              <w:spacing w:line="400" w:lineRule="exact"/>
              <w:ind w:left="420" w:hanging="420"/>
              <w:jc w:val="left"/>
            </w:pPr>
            <w:r>
              <w:rPr>
                <w:rFonts w:eastAsia="楷体"/>
                <w:szCs w:val="21"/>
              </w:rPr>
              <w:lastRenderedPageBreak/>
              <w:t>[10]</w:t>
            </w:r>
            <w:r>
              <w:rPr>
                <w:rFonts w:eastAsia="楷体"/>
                <w:szCs w:val="21"/>
              </w:rPr>
              <w:tab/>
              <w:t>Brown T, Mann B, Ryder N, et al. Language models are few-shot learners[C]//Advances in Neural Information Processing Systems 33. Red Hook: Curran Associates, 2020: 1877-1901.</w:t>
            </w:r>
          </w:p>
          <w:p w14:paraId="71C9C9D6" w14:textId="77777777" w:rsidR="009E28B7" w:rsidRDefault="00000000">
            <w:pPr>
              <w:spacing w:line="400" w:lineRule="exact"/>
              <w:ind w:left="420" w:hanging="420"/>
              <w:jc w:val="left"/>
            </w:pPr>
            <w:r>
              <w:rPr>
                <w:rFonts w:eastAsia="楷体"/>
                <w:szCs w:val="21"/>
              </w:rPr>
              <w:t>[11]</w:t>
            </w:r>
            <w:r>
              <w:rPr>
                <w:rFonts w:eastAsia="楷体"/>
                <w:szCs w:val="21"/>
              </w:rPr>
              <w:tab/>
              <w:t>Yang A, Yang B, Zhang B, et al. Qwen2.5 technical report[EB/OL]. (2024-12-19)[2026-10-18]. https://arxiv.org/abs/2412.15115.</w:t>
            </w:r>
          </w:p>
          <w:p w14:paraId="655112F9" w14:textId="77777777" w:rsidR="009E28B7" w:rsidRDefault="00000000">
            <w:pPr>
              <w:spacing w:line="400" w:lineRule="exact"/>
              <w:ind w:left="420" w:hanging="420"/>
              <w:jc w:val="left"/>
            </w:pPr>
            <w:r>
              <w:rPr>
                <w:rFonts w:eastAsia="楷体"/>
                <w:szCs w:val="21"/>
              </w:rPr>
              <w:t>[12]</w:t>
            </w:r>
            <w:r>
              <w:rPr>
                <w:rFonts w:eastAsia="楷体"/>
                <w:szCs w:val="21"/>
              </w:rPr>
              <w:tab/>
              <w:t>Chen X, Lei Y, Li Y F, et al. Large models for machine monitoring and fault diagnostics: opportunities, challenges, and future direction[J]. Journal of Dynamics, Monitoring and Diagnostics, 2025, 4(2): 76-90.</w:t>
            </w:r>
          </w:p>
          <w:p w14:paraId="7251BA96" w14:textId="77777777" w:rsidR="009E28B7" w:rsidRDefault="00000000">
            <w:pPr>
              <w:spacing w:line="400" w:lineRule="exact"/>
              <w:ind w:left="420" w:hanging="420"/>
              <w:jc w:val="left"/>
            </w:pPr>
            <w:r>
              <w:rPr>
                <w:rFonts w:eastAsia="楷体"/>
                <w:szCs w:val="21"/>
              </w:rPr>
              <w:t>[13]</w:t>
            </w:r>
            <w:r>
              <w:rPr>
                <w:rFonts w:eastAsia="楷体"/>
                <w:szCs w:val="21"/>
              </w:rPr>
              <w:tab/>
              <w:t>Zhu X, Li J, Liu Y, et al. A survey on model compression for large language models[J]. Transactions of the Association for Computational Linguistics, 2024, 12: 1556-1577.</w:t>
            </w:r>
          </w:p>
          <w:p w14:paraId="44700E6B" w14:textId="77777777" w:rsidR="009E28B7" w:rsidRDefault="00000000">
            <w:pPr>
              <w:spacing w:line="400" w:lineRule="exact"/>
              <w:ind w:left="420" w:hanging="420"/>
              <w:jc w:val="left"/>
            </w:pPr>
            <w:r>
              <w:rPr>
                <w:rFonts w:eastAsia="楷体"/>
                <w:szCs w:val="21"/>
              </w:rPr>
              <w:t>[14]</w:t>
            </w:r>
            <w:r>
              <w:rPr>
                <w:rFonts w:eastAsia="楷体"/>
                <w:szCs w:val="21"/>
              </w:rPr>
              <w:tab/>
              <w:t>Avram R, Zhang X, Muse J. Quadrotor accelerometer and gyroscope sensor fault diagnosis using nonlinear adaptive estimation methods[J]. International Journal of Prognostics and Health Management, 2016, 7(1). DOI:10.36001/ijphm.2016.v7i1.2328.</w:t>
            </w:r>
          </w:p>
          <w:p w14:paraId="19E5F784" w14:textId="77777777" w:rsidR="009E28B7" w:rsidRDefault="00000000">
            <w:pPr>
              <w:spacing w:line="400" w:lineRule="exact"/>
              <w:ind w:left="420" w:hanging="420"/>
              <w:jc w:val="left"/>
            </w:pPr>
            <w:r>
              <w:rPr>
                <w:rFonts w:eastAsia="楷体"/>
                <w:szCs w:val="21"/>
              </w:rPr>
              <w:t>[15]</w:t>
            </w:r>
            <w:r>
              <w:rPr>
                <w:rFonts w:eastAsia="楷体"/>
                <w:szCs w:val="21"/>
              </w:rPr>
              <w:tab/>
            </w:r>
            <w:r>
              <w:rPr>
                <w:rFonts w:eastAsia="楷体"/>
                <w:szCs w:val="21"/>
              </w:rPr>
              <w:t>王莉娜</w:t>
            </w:r>
            <w:r>
              <w:rPr>
                <w:rFonts w:eastAsia="楷体"/>
                <w:szCs w:val="21"/>
              </w:rPr>
              <w:t xml:space="preserve">, </w:t>
            </w:r>
            <w:r>
              <w:rPr>
                <w:rFonts w:eastAsia="楷体"/>
                <w:szCs w:val="21"/>
              </w:rPr>
              <w:t>刘贞报</w:t>
            </w:r>
            <w:r>
              <w:rPr>
                <w:rFonts w:eastAsia="楷体"/>
                <w:szCs w:val="21"/>
              </w:rPr>
              <w:t xml:space="preserve">, </w:t>
            </w:r>
            <w:r>
              <w:rPr>
                <w:rFonts w:eastAsia="楷体"/>
                <w:szCs w:val="21"/>
              </w:rPr>
              <w:t>院金彪</w:t>
            </w:r>
            <w:r>
              <w:rPr>
                <w:rFonts w:eastAsia="楷体"/>
                <w:szCs w:val="21"/>
              </w:rPr>
              <w:t xml:space="preserve">, </w:t>
            </w:r>
            <w:r>
              <w:rPr>
                <w:rFonts w:eastAsia="楷体"/>
                <w:szCs w:val="21"/>
              </w:rPr>
              <w:t>等</w:t>
            </w:r>
            <w:r>
              <w:rPr>
                <w:rFonts w:eastAsia="楷体"/>
                <w:szCs w:val="21"/>
              </w:rPr>
              <w:t xml:space="preserve">. </w:t>
            </w:r>
            <w:r>
              <w:rPr>
                <w:rFonts w:eastAsia="楷体"/>
                <w:szCs w:val="21"/>
              </w:rPr>
              <w:t>四旋翼无人机的自适应故障诊断与估计</w:t>
            </w:r>
            <w:r>
              <w:rPr>
                <w:rFonts w:eastAsia="楷体"/>
                <w:szCs w:val="21"/>
              </w:rPr>
              <w:t xml:space="preserve">[J]. </w:t>
            </w:r>
            <w:r>
              <w:rPr>
                <w:rFonts w:eastAsia="楷体"/>
                <w:szCs w:val="21"/>
              </w:rPr>
              <w:t>北京航空航天大学学报</w:t>
            </w:r>
            <w:r>
              <w:rPr>
                <w:rFonts w:eastAsia="楷体"/>
                <w:szCs w:val="21"/>
              </w:rPr>
              <w:t>, 2023, 49(9): 2395-2405.</w:t>
            </w:r>
          </w:p>
          <w:p w14:paraId="265531DC" w14:textId="77777777" w:rsidR="009E28B7" w:rsidRDefault="00000000">
            <w:pPr>
              <w:spacing w:line="400" w:lineRule="exact"/>
              <w:ind w:left="420" w:hanging="420"/>
              <w:jc w:val="left"/>
            </w:pPr>
            <w:r>
              <w:rPr>
                <w:rFonts w:eastAsia="楷体"/>
                <w:szCs w:val="21"/>
              </w:rPr>
              <w:t>[16]</w:t>
            </w:r>
            <w:r>
              <w:rPr>
                <w:rFonts w:eastAsia="楷体"/>
                <w:szCs w:val="21"/>
              </w:rPr>
              <w:tab/>
              <w:t>Song J, Shang W, Ai S, et al. Model and data-driven combination: a fault diagnosis and localization method for unknown fault size of quadrotor UAV actuator based on extended state observer and deep forest[J]. Sensors, 2022, 22(19): 7355.</w:t>
            </w:r>
          </w:p>
          <w:p w14:paraId="2D669386" w14:textId="77777777" w:rsidR="009E28B7" w:rsidRDefault="00000000">
            <w:pPr>
              <w:spacing w:line="400" w:lineRule="exact"/>
              <w:ind w:left="420" w:hanging="420"/>
              <w:jc w:val="left"/>
            </w:pPr>
            <w:r>
              <w:rPr>
                <w:rFonts w:eastAsia="楷体"/>
                <w:szCs w:val="21"/>
              </w:rPr>
              <w:t>[17]</w:t>
            </w:r>
            <w:r>
              <w:rPr>
                <w:rFonts w:eastAsia="楷体"/>
                <w:szCs w:val="21"/>
              </w:rPr>
              <w:tab/>
              <w:t>Keipour A, Mousaei M, Scherer S. Automatic real-time anomaly detection for autonomous aerial vehicles[C]//2019 International Conference on Robotics and Automation (ICRA). Piscataway: IEEE, 2019: 5679-5685.</w:t>
            </w:r>
          </w:p>
          <w:p w14:paraId="533643E9" w14:textId="77777777" w:rsidR="009E28B7" w:rsidRDefault="00000000">
            <w:pPr>
              <w:spacing w:line="400" w:lineRule="exact"/>
              <w:ind w:left="420" w:hanging="420"/>
              <w:jc w:val="left"/>
            </w:pPr>
            <w:r>
              <w:rPr>
                <w:rFonts w:eastAsia="楷体"/>
                <w:szCs w:val="21"/>
              </w:rPr>
              <w:t>[18]</w:t>
            </w:r>
            <w:r>
              <w:rPr>
                <w:rFonts w:eastAsia="楷体"/>
                <w:szCs w:val="21"/>
              </w:rPr>
              <w:tab/>
              <w:t>Sadhu V, Zonouz S, Pompili D. On-board deep-learning-based unmanned aerial vehicle fault cause detection and identification[C]//2020 IEEE International Conference on Robotics and Automation (ICRA). Piscataway: IEEE, 2020: 5255-5261.</w:t>
            </w:r>
          </w:p>
          <w:p w14:paraId="63D81F61" w14:textId="77777777" w:rsidR="009E28B7" w:rsidRDefault="00000000">
            <w:pPr>
              <w:spacing w:line="400" w:lineRule="exact"/>
              <w:ind w:left="420" w:hanging="420"/>
              <w:jc w:val="left"/>
            </w:pPr>
            <w:r>
              <w:rPr>
                <w:rFonts w:eastAsia="楷体"/>
                <w:szCs w:val="21"/>
              </w:rPr>
              <w:t>[19]</w:t>
            </w:r>
            <w:r>
              <w:rPr>
                <w:rFonts w:eastAsia="楷体"/>
                <w:szCs w:val="21"/>
              </w:rPr>
              <w:tab/>
              <w:t>Debele Y, Shi H Y, Wondosen A, et al. Deep learning-based robust actuator fault detection and isolation scheme for highly redundant multirotor UAVs[J]. Drones, 2023, 7(7): 437.</w:t>
            </w:r>
          </w:p>
          <w:p w14:paraId="7538AEFE" w14:textId="77777777" w:rsidR="009E28B7" w:rsidRDefault="00000000">
            <w:pPr>
              <w:spacing w:line="400" w:lineRule="exact"/>
              <w:ind w:left="420" w:hanging="420"/>
              <w:jc w:val="left"/>
            </w:pPr>
            <w:r>
              <w:rPr>
                <w:rFonts w:eastAsia="楷体"/>
                <w:szCs w:val="21"/>
              </w:rPr>
              <w:t>[20]</w:t>
            </w:r>
            <w:r>
              <w:rPr>
                <w:rFonts w:eastAsia="楷体"/>
                <w:szCs w:val="21"/>
              </w:rPr>
              <w:tab/>
              <w:t>Liu X, Zhang W, Li H, et al. UTIDH: unstable Transformer with imbalanced data handling for UAV multivariate time series fault diagnosis[J]. IEEE Transactions on Vehicular Technology, 2026, 75(6): 11199-11208.</w:t>
            </w:r>
          </w:p>
          <w:p w14:paraId="1A9E2F8D" w14:textId="77777777" w:rsidR="009E28B7" w:rsidRDefault="00000000">
            <w:pPr>
              <w:spacing w:line="400" w:lineRule="exact"/>
              <w:ind w:left="420" w:hanging="420"/>
              <w:jc w:val="left"/>
            </w:pPr>
            <w:r>
              <w:rPr>
                <w:rFonts w:eastAsia="楷体"/>
                <w:szCs w:val="21"/>
              </w:rPr>
              <w:t>[21]</w:t>
            </w:r>
            <w:r>
              <w:rPr>
                <w:rFonts w:eastAsia="楷体"/>
                <w:szCs w:val="21"/>
              </w:rPr>
              <w:tab/>
              <w:t>Mowla M N, Asadi D, Sohel F. Real-time fault detection in multirotor UAVs using lightweight deep learning and high-fidelity simulation data with single and double fault magnitudes[J]. Complex &amp; Intelligent Systems, 2026, 12(2): 62.</w:t>
            </w:r>
          </w:p>
          <w:p w14:paraId="4192EFA4" w14:textId="77777777" w:rsidR="009E28B7" w:rsidRDefault="00000000">
            <w:pPr>
              <w:spacing w:line="400" w:lineRule="exact"/>
              <w:ind w:left="420" w:hanging="420"/>
              <w:jc w:val="left"/>
            </w:pPr>
            <w:r>
              <w:rPr>
                <w:rFonts w:eastAsia="楷体"/>
                <w:szCs w:val="21"/>
              </w:rPr>
              <w:t>[22]</w:t>
            </w:r>
            <w:r>
              <w:rPr>
                <w:rFonts w:eastAsia="楷体"/>
                <w:szCs w:val="21"/>
              </w:rPr>
              <w:tab/>
              <w:t>Zhang W, Tong J, Liao F, et al. Simulation-to-reality UAV fault diagnosis with deep learning[EB/OL]. (2023-02-09)[2026-10-18]. https://arxiv.org/abs/2302.04410.</w:t>
            </w:r>
          </w:p>
          <w:p w14:paraId="3D0041FE" w14:textId="77777777" w:rsidR="009E28B7" w:rsidRDefault="00000000">
            <w:pPr>
              <w:spacing w:line="400" w:lineRule="exact"/>
              <w:ind w:left="420" w:hanging="420"/>
              <w:jc w:val="left"/>
            </w:pPr>
            <w:r>
              <w:rPr>
                <w:rFonts w:eastAsia="楷体"/>
                <w:szCs w:val="21"/>
              </w:rPr>
              <w:t>[23]</w:t>
            </w:r>
            <w:r>
              <w:rPr>
                <w:rFonts w:eastAsia="楷体"/>
                <w:szCs w:val="21"/>
              </w:rPr>
              <w:tab/>
              <w:t xml:space="preserve">Fang J, Li S, Zhang Y, et al. Fault diagnosis of UAV sensors based on multi-auxiliary task learning with few samples[J]. Journal of Computational Design and Engineering, 2025, 12(12): </w:t>
            </w:r>
            <w:r>
              <w:rPr>
                <w:rFonts w:eastAsia="楷体"/>
                <w:szCs w:val="21"/>
              </w:rPr>
              <w:lastRenderedPageBreak/>
              <w:t>142-160.</w:t>
            </w:r>
          </w:p>
          <w:p w14:paraId="4DF077D4" w14:textId="77777777" w:rsidR="009E28B7" w:rsidRDefault="00000000">
            <w:pPr>
              <w:spacing w:line="400" w:lineRule="exact"/>
              <w:ind w:left="420" w:hanging="420"/>
              <w:jc w:val="left"/>
            </w:pPr>
            <w:r>
              <w:rPr>
                <w:rFonts w:eastAsia="楷体"/>
                <w:szCs w:val="21"/>
              </w:rPr>
              <w:t>[24]</w:t>
            </w:r>
            <w:r>
              <w:rPr>
                <w:rFonts w:eastAsia="楷体"/>
                <w:szCs w:val="21"/>
              </w:rPr>
              <w:tab/>
            </w:r>
            <w:r>
              <w:rPr>
                <w:rFonts w:eastAsia="楷体"/>
                <w:szCs w:val="21"/>
              </w:rPr>
              <w:t>王赞</w:t>
            </w:r>
            <w:r>
              <w:rPr>
                <w:rFonts w:eastAsia="楷体"/>
                <w:szCs w:val="21"/>
              </w:rPr>
              <w:t xml:space="preserve">, </w:t>
            </w:r>
            <w:r>
              <w:rPr>
                <w:rFonts w:eastAsia="楷体"/>
                <w:szCs w:val="21"/>
              </w:rPr>
              <w:t>陈晓</w:t>
            </w:r>
            <w:r>
              <w:rPr>
                <w:rFonts w:eastAsia="楷体"/>
                <w:szCs w:val="21"/>
              </w:rPr>
              <w:t xml:space="preserve">, </w:t>
            </w:r>
            <w:r>
              <w:rPr>
                <w:rFonts w:eastAsia="楷体"/>
                <w:szCs w:val="21"/>
              </w:rPr>
              <w:t>路辉</w:t>
            </w:r>
            <w:r>
              <w:rPr>
                <w:rFonts w:eastAsia="楷体"/>
                <w:szCs w:val="21"/>
              </w:rPr>
              <w:t xml:space="preserve">, </w:t>
            </w:r>
            <w:r>
              <w:rPr>
                <w:rFonts w:eastAsia="楷体"/>
                <w:szCs w:val="21"/>
              </w:rPr>
              <w:t>等</w:t>
            </w:r>
            <w:r>
              <w:rPr>
                <w:rFonts w:eastAsia="楷体"/>
                <w:szCs w:val="21"/>
              </w:rPr>
              <w:t xml:space="preserve">. </w:t>
            </w:r>
            <w:r>
              <w:rPr>
                <w:rFonts w:eastAsia="楷体"/>
                <w:szCs w:val="21"/>
              </w:rPr>
              <w:t>面向有限数据和多任务场景的无人机故障诊断</w:t>
            </w:r>
            <w:r>
              <w:rPr>
                <w:rFonts w:eastAsia="楷体"/>
                <w:szCs w:val="21"/>
              </w:rPr>
              <w:t xml:space="preserve">[J/OL]. </w:t>
            </w:r>
            <w:r>
              <w:rPr>
                <w:rFonts w:eastAsia="楷体"/>
                <w:szCs w:val="21"/>
              </w:rPr>
              <w:t>信息与控制</w:t>
            </w:r>
            <w:r>
              <w:rPr>
                <w:rFonts w:eastAsia="楷体"/>
                <w:szCs w:val="21"/>
              </w:rPr>
              <w:t>, 2025[2026-10-18]. https://doi.org/10.13976/j.cnki.xk.2025.1311.</w:t>
            </w:r>
          </w:p>
          <w:p w14:paraId="1D31CF98" w14:textId="77777777" w:rsidR="009E28B7" w:rsidRDefault="00000000">
            <w:pPr>
              <w:spacing w:line="400" w:lineRule="exact"/>
              <w:ind w:left="420" w:hanging="420"/>
              <w:jc w:val="left"/>
            </w:pPr>
            <w:r>
              <w:rPr>
                <w:rFonts w:eastAsia="楷体"/>
                <w:szCs w:val="21"/>
              </w:rPr>
              <w:t>[25]</w:t>
            </w:r>
            <w:r>
              <w:rPr>
                <w:rFonts w:eastAsia="楷体"/>
                <w:szCs w:val="21"/>
              </w:rPr>
              <w:tab/>
            </w:r>
            <w:r>
              <w:rPr>
                <w:rFonts w:eastAsia="楷体"/>
                <w:szCs w:val="21"/>
              </w:rPr>
              <w:t>王怡澄</w:t>
            </w:r>
            <w:r>
              <w:rPr>
                <w:rFonts w:eastAsia="楷体"/>
                <w:szCs w:val="21"/>
              </w:rPr>
              <w:t xml:space="preserve">, </w:t>
            </w:r>
            <w:r>
              <w:rPr>
                <w:rFonts w:eastAsia="楷体"/>
                <w:szCs w:val="21"/>
              </w:rPr>
              <w:t>柴梦娟</w:t>
            </w:r>
            <w:r>
              <w:rPr>
                <w:rFonts w:eastAsia="楷体"/>
                <w:szCs w:val="21"/>
              </w:rPr>
              <w:t xml:space="preserve">, </w:t>
            </w:r>
            <w:r>
              <w:rPr>
                <w:rFonts w:eastAsia="楷体"/>
                <w:szCs w:val="21"/>
              </w:rPr>
              <w:t>余道杰</w:t>
            </w:r>
            <w:r>
              <w:rPr>
                <w:rFonts w:eastAsia="楷体"/>
                <w:szCs w:val="21"/>
              </w:rPr>
              <w:t xml:space="preserve">, </w:t>
            </w:r>
            <w:r>
              <w:rPr>
                <w:rFonts w:eastAsia="楷体"/>
                <w:szCs w:val="21"/>
              </w:rPr>
              <w:t>等</w:t>
            </w:r>
            <w:r>
              <w:rPr>
                <w:rFonts w:eastAsia="楷体"/>
                <w:szCs w:val="21"/>
              </w:rPr>
              <w:t xml:space="preserve">. </w:t>
            </w:r>
            <w:r>
              <w:rPr>
                <w:rFonts w:eastAsia="楷体"/>
                <w:szCs w:val="21"/>
              </w:rPr>
              <w:t>无人机故障模拟数据集构建与评测方法</w:t>
            </w:r>
            <w:r>
              <w:rPr>
                <w:rFonts w:eastAsia="楷体"/>
                <w:szCs w:val="21"/>
              </w:rPr>
              <w:t xml:space="preserve">[J]. </w:t>
            </w:r>
            <w:r>
              <w:rPr>
                <w:rFonts w:eastAsia="楷体"/>
                <w:szCs w:val="21"/>
              </w:rPr>
              <w:t>强激光与粒子束</w:t>
            </w:r>
            <w:r>
              <w:rPr>
                <w:rFonts w:eastAsia="楷体"/>
                <w:szCs w:val="21"/>
              </w:rPr>
              <w:t>, 2025, 37(4): 043006.</w:t>
            </w:r>
          </w:p>
          <w:p w14:paraId="1AF5A9F3" w14:textId="77777777" w:rsidR="009E28B7" w:rsidRDefault="00000000">
            <w:pPr>
              <w:spacing w:line="400" w:lineRule="exact"/>
              <w:ind w:left="420" w:hanging="420"/>
              <w:jc w:val="left"/>
            </w:pPr>
            <w:r>
              <w:rPr>
                <w:rFonts w:eastAsia="楷体"/>
                <w:szCs w:val="21"/>
              </w:rPr>
              <w:t>[26]</w:t>
            </w:r>
            <w:r>
              <w:rPr>
                <w:rFonts w:eastAsia="楷体"/>
                <w:szCs w:val="21"/>
              </w:rPr>
              <w:tab/>
              <w:t>Kabaoglu A, Sariel S. UAV-SEAD: state estimation anomaly dataset for UAVs[EB/OL]. (2026-02-14)[2026-10-18]. https://arxiv.org/abs/2602.13900.</w:t>
            </w:r>
          </w:p>
          <w:p w14:paraId="5D859DCD" w14:textId="77777777" w:rsidR="009E28B7" w:rsidRDefault="00000000">
            <w:pPr>
              <w:spacing w:line="400" w:lineRule="exact"/>
              <w:ind w:left="420" w:hanging="420"/>
              <w:jc w:val="left"/>
            </w:pPr>
            <w:r>
              <w:rPr>
                <w:rFonts w:eastAsia="楷体"/>
                <w:szCs w:val="21"/>
              </w:rPr>
              <w:t>[27]</w:t>
            </w:r>
            <w:r>
              <w:rPr>
                <w:rFonts w:eastAsia="楷体"/>
                <w:szCs w:val="21"/>
              </w:rPr>
              <w:tab/>
              <w:t>Zhang X, Chowdhury R R, Gupta R K, et al. Large language models for time series: a survey[C]//Proceedings of the Thirty-Third International Joint Conference on Artificial Intelligence. Jeju: IJCAI, 2024: 8335-8343.</w:t>
            </w:r>
          </w:p>
          <w:p w14:paraId="6A03A919" w14:textId="77777777" w:rsidR="009E28B7" w:rsidRDefault="00000000">
            <w:pPr>
              <w:spacing w:line="400" w:lineRule="exact"/>
              <w:ind w:left="420" w:hanging="420"/>
              <w:jc w:val="left"/>
            </w:pPr>
            <w:r>
              <w:rPr>
                <w:rFonts w:eastAsia="楷体"/>
                <w:szCs w:val="21"/>
              </w:rPr>
              <w:t>[28]</w:t>
            </w:r>
            <w:r>
              <w:rPr>
                <w:rFonts w:eastAsia="楷体"/>
                <w:szCs w:val="21"/>
              </w:rPr>
              <w:tab/>
              <w:t>Jin M, Wang S, Ma L, et al. Time-LLM: time series forecasting by reprogramming large language models[C]//The Twelfth International Conference on Learning Representations. Vienna: ICLR, 2024.</w:t>
            </w:r>
          </w:p>
          <w:p w14:paraId="297B05F1" w14:textId="77777777" w:rsidR="009E28B7" w:rsidRDefault="00000000">
            <w:pPr>
              <w:spacing w:line="400" w:lineRule="exact"/>
              <w:ind w:left="420" w:hanging="420"/>
              <w:jc w:val="left"/>
            </w:pPr>
            <w:r>
              <w:rPr>
                <w:rFonts w:eastAsia="楷体"/>
                <w:szCs w:val="21"/>
              </w:rPr>
              <w:t>[29]</w:t>
            </w:r>
            <w:r>
              <w:rPr>
                <w:rFonts w:eastAsia="楷体"/>
                <w:szCs w:val="21"/>
              </w:rPr>
              <w:tab/>
            </w:r>
            <w:r>
              <w:rPr>
                <w:rFonts w:eastAsia="楷体"/>
                <w:szCs w:val="21"/>
              </w:rPr>
              <w:t>董永涛</w:t>
            </w:r>
            <w:r>
              <w:rPr>
                <w:rFonts w:eastAsia="楷体"/>
                <w:szCs w:val="21"/>
              </w:rPr>
              <w:t xml:space="preserve">, </w:t>
            </w:r>
            <w:r>
              <w:rPr>
                <w:rFonts w:eastAsia="楷体"/>
                <w:szCs w:val="21"/>
              </w:rPr>
              <w:t>崔翛龙</w:t>
            </w:r>
            <w:r>
              <w:rPr>
                <w:rFonts w:eastAsia="楷体"/>
                <w:szCs w:val="21"/>
              </w:rPr>
              <w:t xml:space="preserve">. </w:t>
            </w:r>
            <w:r>
              <w:rPr>
                <w:rFonts w:eastAsia="楷体"/>
                <w:szCs w:val="21"/>
              </w:rPr>
              <w:t>基于大语言模型的舰船故障检测与诊断系统综述</w:t>
            </w:r>
            <w:r>
              <w:rPr>
                <w:rFonts w:eastAsia="楷体"/>
                <w:szCs w:val="21"/>
              </w:rPr>
              <w:t xml:space="preserve">[J]. </w:t>
            </w:r>
            <w:r>
              <w:rPr>
                <w:rFonts w:eastAsia="楷体"/>
                <w:szCs w:val="21"/>
              </w:rPr>
              <w:t>中国舰船研究</w:t>
            </w:r>
            <w:r>
              <w:rPr>
                <w:rFonts w:eastAsia="楷体"/>
                <w:szCs w:val="21"/>
              </w:rPr>
              <w:t>, 2026, 21(4): 327-346.</w:t>
            </w:r>
          </w:p>
          <w:p w14:paraId="6F9FAA91" w14:textId="77777777" w:rsidR="009E28B7" w:rsidRDefault="00000000">
            <w:pPr>
              <w:spacing w:line="400" w:lineRule="exact"/>
              <w:ind w:left="420" w:hanging="420"/>
              <w:jc w:val="left"/>
            </w:pPr>
            <w:r>
              <w:rPr>
                <w:rFonts w:eastAsia="楷体"/>
                <w:szCs w:val="21"/>
              </w:rPr>
              <w:t>[30]</w:t>
            </w:r>
            <w:r>
              <w:rPr>
                <w:rFonts w:eastAsia="楷体"/>
                <w:szCs w:val="21"/>
              </w:rPr>
              <w:tab/>
              <w:t>Qaid H A A M, Zhang B, Li D, et al. FD-LLM: large language model for fault diagnosis of machines[EB/OL]. (2024-12-02)[2026-10-18]. https://arxiv.org/abs/2412.01218.</w:t>
            </w:r>
          </w:p>
          <w:p w14:paraId="5B5F6978" w14:textId="77777777" w:rsidR="009E28B7" w:rsidRDefault="00000000">
            <w:pPr>
              <w:spacing w:line="400" w:lineRule="exact"/>
              <w:ind w:left="420" w:hanging="420"/>
              <w:jc w:val="left"/>
            </w:pPr>
            <w:r>
              <w:rPr>
                <w:rFonts w:eastAsia="楷体"/>
                <w:szCs w:val="21"/>
              </w:rPr>
              <w:t>[31]</w:t>
            </w:r>
            <w:r>
              <w:rPr>
                <w:rFonts w:eastAsia="楷体"/>
                <w:szCs w:val="21"/>
              </w:rPr>
              <w:tab/>
              <w:t>Li B, Zhao C. S2S-FDD: bridging industrial time series and natural language for explainable zero-shot fault diagnosis[C]//2025 CAA Symposium on Fault Detection, Supervision, and Safety for Technical Processes (SAFEPROCESS). Piscataway: IEEE, 2025. DOI:10.1109/SAFEPROCESS67117.2025.11268252.</w:t>
            </w:r>
          </w:p>
          <w:p w14:paraId="765E16E7" w14:textId="77777777" w:rsidR="009E28B7" w:rsidRDefault="00000000">
            <w:pPr>
              <w:spacing w:line="400" w:lineRule="exact"/>
              <w:ind w:left="420" w:hanging="420"/>
              <w:jc w:val="left"/>
            </w:pPr>
            <w:r>
              <w:rPr>
                <w:rFonts w:eastAsia="楷体"/>
                <w:szCs w:val="21"/>
              </w:rPr>
              <w:t>[32]</w:t>
            </w:r>
            <w:r>
              <w:rPr>
                <w:rFonts w:eastAsia="楷体"/>
                <w:szCs w:val="21"/>
              </w:rPr>
              <w:tab/>
              <w:t>Zhao J, Zhao C, Yue J. Align knowledge with time-series: cross-modal domain knowledge activation for LLM-enabled zero-shot fault diagnosis[J]. Journal of Process Control, 2025, 155: 103534.</w:t>
            </w:r>
          </w:p>
          <w:p w14:paraId="12A194DB" w14:textId="77777777" w:rsidR="009E28B7" w:rsidRDefault="00000000">
            <w:pPr>
              <w:spacing w:line="400" w:lineRule="exact"/>
              <w:ind w:left="420" w:hanging="420"/>
              <w:jc w:val="left"/>
            </w:pPr>
            <w:r>
              <w:rPr>
                <w:rFonts w:eastAsia="楷体"/>
                <w:szCs w:val="21"/>
              </w:rPr>
              <w:t>[33]</w:t>
            </w:r>
            <w:r>
              <w:rPr>
                <w:rFonts w:eastAsia="楷体"/>
                <w:szCs w:val="21"/>
              </w:rPr>
              <w:tab/>
              <w:t>Han H, Gao X, Han H, et al. Zero-shot fault diagnosis via LLM-guided complexity-aware fuzzy boundary learning[J]. IEEE Transactions on Industrial Informatics, 2026, 22(6): 4705-4716.</w:t>
            </w:r>
          </w:p>
          <w:p w14:paraId="5BD84FA0" w14:textId="77777777" w:rsidR="009E28B7" w:rsidRDefault="00000000">
            <w:pPr>
              <w:spacing w:line="400" w:lineRule="exact"/>
              <w:ind w:left="420" w:hanging="420"/>
              <w:jc w:val="left"/>
            </w:pPr>
            <w:r>
              <w:rPr>
                <w:rFonts w:eastAsia="楷体"/>
                <w:szCs w:val="21"/>
              </w:rPr>
              <w:t>[34]</w:t>
            </w:r>
            <w:r>
              <w:rPr>
                <w:rFonts w:eastAsia="楷体"/>
                <w:szCs w:val="21"/>
              </w:rPr>
              <w:tab/>
            </w:r>
            <w:r>
              <w:rPr>
                <w:rFonts w:eastAsia="楷体"/>
                <w:szCs w:val="21"/>
              </w:rPr>
              <w:t>程玉杰</w:t>
            </w:r>
            <w:r>
              <w:rPr>
                <w:rFonts w:eastAsia="楷体"/>
                <w:szCs w:val="21"/>
              </w:rPr>
              <w:t xml:space="preserve">, </w:t>
            </w:r>
            <w:r>
              <w:rPr>
                <w:rFonts w:eastAsia="楷体"/>
                <w:szCs w:val="21"/>
              </w:rPr>
              <w:t>胡峥</w:t>
            </w:r>
            <w:r>
              <w:rPr>
                <w:rFonts w:eastAsia="楷体"/>
                <w:szCs w:val="21"/>
              </w:rPr>
              <w:t xml:space="preserve">, </w:t>
            </w:r>
            <w:r>
              <w:rPr>
                <w:rFonts w:eastAsia="楷体"/>
                <w:szCs w:val="21"/>
              </w:rPr>
              <w:t>高永梅</w:t>
            </w:r>
            <w:r>
              <w:rPr>
                <w:rFonts w:eastAsia="楷体"/>
                <w:szCs w:val="21"/>
              </w:rPr>
              <w:t xml:space="preserve">, </w:t>
            </w:r>
            <w:r>
              <w:rPr>
                <w:rFonts w:eastAsia="楷体"/>
                <w:szCs w:val="21"/>
              </w:rPr>
              <w:t>等</w:t>
            </w:r>
            <w:r>
              <w:rPr>
                <w:rFonts w:eastAsia="楷体"/>
                <w:szCs w:val="21"/>
              </w:rPr>
              <w:t xml:space="preserve">. </w:t>
            </w:r>
            <w:r>
              <w:rPr>
                <w:rFonts w:eastAsia="楷体"/>
                <w:szCs w:val="21"/>
              </w:rPr>
              <w:t>知识图谱与大模型融合驱动的航空电子装备故障诊断</w:t>
            </w:r>
            <w:r>
              <w:rPr>
                <w:rFonts w:eastAsia="楷体"/>
                <w:szCs w:val="21"/>
              </w:rPr>
              <w:t xml:space="preserve">[J/OL]. </w:t>
            </w:r>
            <w:r>
              <w:rPr>
                <w:rFonts w:eastAsia="楷体"/>
                <w:szCs w:val="21"/>
              </w:rPr>
              <w:t>航空学报</w:t>
            </w:r>
            <w:r>
              <w:rPr>
                <w:rFonts w:eastAsia="楷体"/>
                <w:szCs w:val="21"/>
              </w:rPr>
              <w:t>, 2026[2026-10-18]. https://doi.org/10.7527/S1000-6893.2026.33284.</w:t>
            </w:r>
          </w:p>
          <w:p w14:paraId="1473A490" w14:textId="77777777" w:rsidR="009E28B7" w:rsidRDefault="00000000">
            <w:pPr>
              <w:spacing w:line="400" w:lineRule="exact"/>
              <w:ind w:left="420" w:hanging="420"/>
              <w:jc w:val="left"/>
            </w:pPr>
            <w:r>
              <w:rPr>
                <w:rFonts w:eastAsia="楷体"/>
                <w:szCs w:val="21"/>
              </w:rPr>
              <w:t>[35]</w:t>
            </w:r>
            <w:r>
              <w:rPr>
                <w:rFonts w:eastAsia="楷体"/>
                <w:szCs w:val="21"/>
              </w:rPr>
              <w:tab/>
              <w:t>Cheng M, Chen Y, Liu Q, et al. InstructTime: advancing time series classification with multimodal language modeling[C]//Proceedings of the 18th ACM International Conference on Web Search and Data Mining. New York: ACM, 2025. DOI:10.1145/3701551.3703499.</w:t>
            </w:r>
          </w:p>
          <w:p w14:paraId="337CF052" w14:textId="77777777" w:rsidR="009E28B7" w:rsidRDefault="00000000">
            <w:pPr>
              <w:spacing w:line="400" w:lineRule="exact"/>
              <w:ind w:left="420" w:hanging="420"/>
              <w:jc w:val="left"/>
            </w:pPr>
            <w:r>
              <w:rPr>
                <w:rFonts w:eastAsia="楷体"/>
                <w:szCs w:val="21"/>
              </w:rPr>
              <w:t>[36]</w:t>
            </w:r>
            <w:r>
              <w:rPr>
                <w:rFonts w:eastAsia="楷体"/>
                <w:szCs w:val="21"/>
              </w:rPr>
              <w:tab/>
              <w:t>Tao X, Pan T, Cheng M, et al. Hierarchical multimodal LLMs with semantic space alignment for enhanced time series classification[J/OL]. ACM Transactions on Intelligent Systems and Technology, 2025[2026-10-18]. https://doi.org/10.1145/3785505.</w:t>
            </w:r>
          </w:p>
          <w:p w14:paraId="5B1C429E" w14:textId="77777777" w:rsidR="009E28B7" w:rsidRDefault="00000000">
            <w:pPr>
              <w:spacing w:line="400" w:lineRule="exact"/>
              <w:ind w:left="420" w:hanging="420"/>
              <w:jc w:val="left"/>
            </w:pPr>
            <w:r>
              <w:rPr>
                <w:rFonts w:eastAsia="楷体"/>
                <w:szCs w:val="21"/>
              </w:rPr>
              <w:t>[37]</w:t>
            </w:r>
            <w:r>
              <w:rPr>
                <w:rFonts w:eastAsia="楷体"/>
                <w:szCs w:val="21"/>
              </w:rPr>
              <w:tab/>
              <w:t xml:space="preserve">Xie Z, Li Z, He X, et al. ChatTS: aligning time series with LLMs via synthetic data for </w:t>
            </w:r>
            <w:r>
              <w:rPr>
                <w:rFonts w:eastAsia="楷体"/>
                <w:szCs w:val="21"/>
              </w:rPr>
              <w:lastRenderedPageBreak/>
              <w:t>enhanced understanding and reasoning[J]. Proceedings of the VLDB Endowment, 2025, 18(8): 2385-2398.</w:t>
            </w:r>
          </w:p>
          <w:p w14:paraId="66349684" w14:textId="77777777" w:rsidR="009E28B7" w:rsidRDefault="00000000">
            <w:pPr>
              <w:spacing w:line="400" w:lineRule="exact"/>
              <w:ind w:left="420" w:hanging="420"/>
              <w:jc w:val="left"/>
            </w:pPr>
            <w:r>
              <w:rPr>
                <w:rFonts w:eastAsia="楷体"/>
                <w:szCs w:val="21"/>
              </w:rPr>
              <w:t>[38]</w:t>
            </w:r>
            <w:r>
              <w:rPr>
                <w:rFonts w:eastAsia="楷体"/>
                <w:szCs w:val="21"/>
              </w:rPr>
              <w:tab/>
              <w:t>Nie Y, Nguyen N H, Sinthong P, et al. A time series is worth 64 words: long-term forecasting with Transformers[C]//The Eleventh International Conference on Learning Representations. Kigali: ICLR, 2023.</w:t>
            </w:r>
          </w:p>
          <w:p w14:paraId="0A7F2E1B" w14:textId="77777777" w:rsidR="009E28B7" w:rsidRDefault="00000000">
            <w:pPr>
              <w:spacing w:line="400" w:lineRule="exact"/>
              <w:ind w:left="420" w:hanging="420"/>
              <w:jc w:val="left"/>
            </w:pPr>
            <w:r>
              <w:rPr>
                <w:rFonts w:eastAsia="楷体"/>
                <w:szCs w:val="21"/>
              </w:rPr>
              <w:t>[39]</w:t>
            </w:r>
            <w:r>
              <w:rPr>
                <w:rFonts w:eastAsia="楷体"/>
                <w:szCs w:val="21"/>
              </w:rPr>
              <w:tab/>
              <w:t>Lin T, Ren Z, Huang K, et al. A MoE-LLM-based multisensor flexible fusion fault diagnosis method for rotating machinery[J]. Advanced Engineering Informatics, 2026, 69: 104009.</w:t>
            </w:r>
          </w:p>
          <w:p w14:paraId="4C1887B7" w14:textId="77777777" w:rsidR="009E28B7" w:rsidRDefault="00000000">
            <w:pPr>
              <w:spacing w:line="400" w:lineRule="exact"/>
              <w:ind w:left="420" w:hanging="420"/>
              <w:jc w:val="left"/>
            </w:pPr>
            <w:r>
              <w:rPr>
                <w:rFonts w:eastAsia="楷体"/>
                <w:szCs w:val="21"/>
              </w:rPr>
              <w:t>[40]</w:t>
            </w:r>
            <w:r>
              <w:rPr>
                <w:rFonts w:eastAsia="楷体"/>
                <w:szCs w:val="21"/>
              </w:rPr>
              <w:tab/>
              <w:t>Wang J, Sun Z, Zhang J, et al. Towards generalizable fault diagnosis via LLM-driven hierarchical cross-modal alignment[J]. Knowledge-Based Systems, 2026, 341: 115897.</w:t>
            </w:r>
          </w:p>
          <w:p w14:paraId="641B6360" w14:textId="77777777" w:rsidR="009E28B7" w:rsidRDefault="00000000">
            <w:pPr>
              <w:spacing w:line="400" w:lineRule="exact"/>
              <w:ind w:left="420" w:hanging="420"/>
              <w:jc w:val="left"/>
            </w:pPr>
            <w:r>
              <w:rPr>
                <w:rFonts w:eastAsia="楷体"/>
                <w:szCs w:val="21"/>
              </w:rPr>
              <w:t>[41]</w:t>
            </w:r>
            <w:r>
              <w:rPr>
                <w:rFonts w:eastAsia="楷体"/>
                <w:szCs w:val="21"/>
              </w:rPr>
              <w:tab/>
              <w:t>Chen C, Zhao K, Chen Z, et al. Signal–text fusion multimodal large language model for few-shot fault diagnosis of industrial robots[J]. Robotics and Computer-Integrated Manufacturing, 2027, 103: 103366.</w:t>
            </w:r>
          </w:p>
          <w:p w14:paraId="09C0494C" w14:textId="77777777" w:rsidR="009E28B7" w:rsidRDefault="00000000">
            <w:pPr>
              <w:spacing w:line="400" w:lineRule="exact"/>
              <w:ind w:left="420" w:hanging="420"/>
              <w:jc w:val="left"/>
            </w:pPr>
            <w:r>
              <w:rPr>
                <w:rFonts w:eastAsia="楷体"/>
                <w:szCs w:val="21"/>
              </w:rPr>
              <w:t>[42]</w:t>
            </w:r>
            <w:r>
              <w:rPr>
                <w:rFonts w:eastAsia="楷体"/>
                <w:szCs w:val="21"/>
              </w:rPr>
              <w:tab/>
              <w:t>Peng H, Liu J, Du J, et al. BearLLM: a prior knowledge-enhanced bearing health management framework with unified vibration signal representation[C]//Proceedings of the AAAI Conference on Artificial Intelligence: Vol. 39. Palo Alto: AAAI Press, 2025: 19866-19874.</w:t>
            </w:r>
          </w:p>
          <w:p w14:paraId="30C89FE8" w14:textId="77777777" w:rsidR="009E28B7" w:rsidRDefault="00000000">
            <w:pPr>
              <w:spacing w:line="400" w:lineRule="exact"/>
              <w:ind w:left="420" w:hanging="420"/>
              <w:jc w:val="left"/>
            </w:pPr>
            <w:r>
              <w:rPr>
                <w:rFonts w:eastAsia="楷体"/>
                <w:szCs w:val="21"/>
              </w:rPr>
              <w:t>[43]</w:t>
            </w:r>
            <w:r>
              <w:rPr>
                <w:rFonts w:eastAsia="楷体"/>
                <w:szCs w:val="21"/>
              </w:rPr>
              <w:tab/>
              <w:t>Guo X, Li Y, Cui S, et al. Knowledge-guided multimodal LLM with mixture-of-experts for interpretable defect detection and fault diagnosis: an industrial AI copilot[J]. Journal of Manufacturing Systems, 2026, 85: 662-677.</w:t>
            </w:r>
          </w:p>
          <w:p w14:paraId="1BAB6312" w14:textId="77777777" w:rsidR="009E28B7" w:rsidRDefault="00000000">
            <w:pPr>
              <w:spacing w:line="400" w:lineRule="exact"/>
              <w:ind w:left="420" w:hanging="420"/>
              <w:jc w:val="left"/>
            </w:pPr>
            <w:r>
              <w:rPr>
                <w:rFonts w:eastAsia="楷体"/>
                <w:szCs w:val="21"/>
              </w:rPr>
              <w:t>[44]</w:t>
            </w:r>
            <w:r>
              <w:rPr>
                <w:rFonts w:eastAsia="楷体"/>
                <w:szCs w:val="21"/>
              </w:rPr>
              <w:tab/>
              <w:t>Hu E J, Shen Y, Wallis P, et al. LoRA: low-rank adaptation of large language models[C]//The Tenth International Conference on Learning Representations. [S.l.]: ICLR, 2022.</w:t>
            </w:r>
          </w:p>
          <w:p w14:paraId="19047093" w14:textId="77777777" w:rsidR="009E28B7" w:rsidRDefault="00000000">
            <w:pPr>
              <w:spacing w:line="400" w:lineRule="exact"/>
              <w:ind w:left="420" w:hanging="420"/>
              <w:jc w:val="left"/>
            </w:pPr>
            <w:r>
              <w:rPr>
                <w:rFonts w:eastAsia="楷体"/>
                <w:szCs w:val="21"/>
              </w:rPr>
              <w:t>[45]</w:t>
            </w:r>
            <w:r>
              <w:rPr>
                <w:rFonts w:eastAsia="楷体"/>
                <w:szCs w:val="21"/>
              </w:rPr>
              <w:tab/>
              <w:t>Wei J, Wang X, Schuurmans D, et al. Chain-of-thought prompting elicits reasoning in large language models[C]//Advances in Neural Information Processing Systems 35. Red Hook: Curran Associates, 2022: 24824-24837.</w:t>
            </w:r>
          </w:p>
          <w:p w14:paraId="5A5F725F" w14:textId="77777777" w:rsidR="009E28B7" w:rsidRDefault="00000000">
            <w:pPr>
              <w:spacing w:line="400" w:lineRule="exact"/>
              <w:ind w:left="420" w:hanging="420"/>
              <w:jc w:val="left"/>
            </w:pPr>
            <w:r>
              <w:rPr>
                <w:rFonts w:eastAsia="楷体"/>
                <w:szCs w:val="21"/>
              </w:rPr>
              <w:t>[46]</w:t>
            </w:r>
            <w:r>
              <w:rPr>
                <w:rFonts w:eastAsia="楷体"/>
                <w:szCs w:val="21"/>
              </w:rPr>
              <w:tab/>
              <w:t>Liu J, Peng D, Wang H, et al. AeroGPT: leveraging large-scale audio model for aero-engine bearing fault diagnosis[J/OL]. IEEE Transactions on Cybernetics, 2026[2026-10-18]. https://doi.org/10.1109/TCYB.2026.3668256.</w:t>
            </w:r>
          </w:p>
          <w:p w14:paraId="1AB37E7B" w14:textId="77777777" w:rsidR="009E28B7" w:rsidRDefault="00000000">
            <w:pPr>
              <w:spacing w:line="400" w:lineRule="exact"/>
              <w:ind w:left="420" w:hanging="420"/>
              <w:jc w:val="left"/>
            </w:pPr>
            <w:r>
              <w:rPr>
                <w:rFonts w:eastAsia="楷体"/>
                <w:szCs w:val="21"/>
              </w:rPr>
              <w:t>[47]</w:t>
            </w:r>
            <w:r>
              <w:rPr>
                <w:rFonts w:eastAsia="楷体"/>
                <w:szCs w:val="21"/>
              </w:rPr>
              <w:tab/>
              <w:t>Javaid S, Fahim H, He B, et al. Large language models for UAVs: current state and pathways to the future[J]. IEEE Open Journal of Vehicular Technology, 2024, 5: 1166-1192.</w:t>
            </w:r>
          </w:p>
          <w:p w14:paraId="7307F199" w14:textId="77777777" w:rsidR="00400F60" w:rsidRDefault="00000000">
            <w:pPr>
              <w:spacing w:line="400" w:lineRule="exact"/>
              <w:ind w:left="420" w:hanging="420"/>
              <w:jc w:val="left"/>
            </w:pPr>
            <w:r>
              <w:rPr>
                <w:rFonts w:eastAsia="楷体"/>
                <w:szCs w:val="21"/>
              </w:rPr>
              <w:t>[48]</w:t>
            </w:r>
            <w:r>
              <w:rPr>
                <w:rFonts w:eastAsia="楷体"/>
                <w:szCs w:val="21"/>
              </w:rPr>
              <w:tab/>
              <w:t>Feng L, Zhao C. Fault description based attribute transfer for zero-sample industrial fault diagnosis[J]. IEEE Transactions on Industrial Informatics, 2021, 17(3): 1852-1862.</w:t>
            </w:r>
          </w:p>
          <w:p w14:paraId="12CC6E46" w14:textId="77777777" w:rsidR="009E28B7" w:rsidRDefault="00000000">
            <w:pPr>
              <w:spacing w:line="400" w:lineRule="exact"/>
              <w:ind w:left="420" w:hanging="420"/>
              <w:jc w:val="left"/>
            </w:pPr>
            <w:r>
              <w:rPr>
                <w:rFonts w:eastAsia="楷体"/>
                <w:szCs w:val="21"/>
              </w:rPr>
              <w:t>[49]</w:t>
            </w:r>
            <w:r>
              <w:rPr>
                <w:rFonts w:eastAsia="楷体"/>
                <w:szCs w:val="21"/>
              </w:rPr>
              <w:tab/>
              <w:t>Hinton G, Vinyals O, Dean J. Distilling the knowledge in a neural network[EB/OL]. (2015-03-09)[2026-10-18]. https://arxiv.org/abs/1503.02531.</w:t>
            </w:r>
          </w:p>
          <w:p w14:paraId="47AF384A" w14:textId="77777777" w:rsidR="009E28B7" w:rsidRDefault="00000000">
            <w:pPr>
              <w:spacing w:line="400" w:lineRule="exact"/>
              <w:ind w:left="420" w:hanging="420"/>
              <w:jc w:val="left"/>
            </w:pPr>
            <w:r>
              <w:rPr>
                <w:rFonts w:eastAsia="楷体"/>
                <w:szCs w:val="21"/>
              </w:rPr>
              <w:t>[50]</w:t>
            </w:r>
            <w:r>
              <w:rPr>
                <w:rFonts w:eastAsia="楷体"/>
                <w:szCs w:val="21"/>
              </w:rPr>
              <w:tab/>
              <w:t>Kim Y, Rush A M. Sequence-level knowledge distillation[C]//Proceedings of the 2016 Conference on Empirical Methods in Natural Language Processing. Austin: Association for Computational Linguistics, 2016: 1317-1327.</w:t>
            </w:r>
          </w:p>
          <w:p w14:paraId="280F45F4" w14:textId="77777777" w:rsidR="009E28B7" w:rsidRDefault="00000000">
            <w:pPr>
              <w:spacing w:line="400" w:lineRule="exact"/>
              <w:ind w:left="420" w:hanging="420"/>
              <w:jc w:val="left"/>
            </w:pPr>
            <w:r>
              <w:rPr>
                <w:rFonts w:eastAsia="楷体"/>
                <w:szCs w:val="21"/>
              </w:rPr>
              <w:lastRenderedPageBreak/>
              <w:t>[51]</w:t>
            </w:r>
            <w:r>
              <w:rPr>
                <w:rFonts w:eastAsia="楷体"/>
                <w:szCs w:val="21"/>
              </w:rPr>
              <w:tab/>
              <w:t>Hsieh C Y, Li C L, Yeh C K, et al. Distilling step-by-step! Outperforming larger language models with less training data and smaller model sizes[C]//Findings of the Association for Computational Linguistics: ACL 2023. Toronto: Association for Computational Linguistics, 2023: 8003-8017.</w:t>
            </w:r>
          </w:p>
          <w:p w14:paraId="6CFB57A9" w14:textId="77777777" w:rsidR="009E28B7" w:rsidRDefault="00000000">
            <w:pPr>
              <w:spacing w:line="400" w:lineRule="exact"/>
              <w:ind w:left="420" w:hanging="420"/>
              <w:jc w:val="left"/>
            </w:pPr>
            <w:r>
              <w:rPr>
                <w:rFonts w:eastAsia="楷体"/>
                <w:szCs w:val="21"/>
              </w:rPr>
              <w:t>[52]</w:t>
            </w:r>
            <w:r>
              <w:rPr>
                <w:rFonts w:eastAsia="楷体"/>
                <w:szCs w:val="21"/>
              </w:rPr>
              <w:tab/>
              <w:t>Jia Z, Liang S, Yu J. Syn-Diag: an LLM-based synergistic framework for generalizable few-shot fault diagnosis on the edge[EB/OL]. (2025-10-07)[2026-10-18]. https://arxiv.org/abs/2510.05733.</w:t>
            </w:r>
          </w:p>
          <w:p w14:paraId="015EED2D" w14:textId="77777777" w:rsidR="009E28B7" w:rsidRDefault="00000000">
            <w:pPr>
              <w:spacing w:line="400" w:lineRule="exact"/>
              <w:ind w:left="420" w:hanging="420"/>
              <w:jc w:val="left"/>
            </w:pPr>
            <w:r>
              <w:rPr>
                <w:rFonts w:eastAsia="楷体"/>
                <w:szCs w:val="21"/>
              </w:rPr>
              <w:t>[53]</w:t>
            </w:r>
            <w:r>
              <w:rPr>
                <w:rFonts w:eastAsia="楷体"/>
                <w:szCs w:val="21"/>
              </w:rPr>
              <w:tab/>
              <w:t>Dettmers T, Lewis M, Belkada Y, et al. GPT3.int8(): 8-bit matrix multiplication for Transformers at scale[C]//Advances in Neural Information Processing Systems 35. Red Hook: Curran Associates, 2022: 30318-30332.</w:t>
            </w:r>
          </w:p>
          <w:p w14:paraId="31BD97B6" w14:textId="77777777" w:rsidR="009E28B7" w:rsidRDefault="00000000">
            <w:pPr>
              <w:spacing w:line="400" w:lineRule="exact"/>
              <w:ind w:left="420" w:hanging="420"/>
              <w:jc w:val="left"/>
            </w:pPr>
            <w:r>
              <w:rPr>
                <w:rFonts w:eastAsia="楷体"/>
                <w:szCs w:val="21"/>
              </w:rPr>
              <w:t>[54]</w:t>
            </w:r>
            <w:r>
              <w:rPr>
                <w:rFonts w:eastAsia="楷体"/>
                <w:szCs w:val="21"/>
              </w:rPr>
              <w:tab/>
              <w:t>Frantar E, Ashkboos S, Hoefler T, et al. OPTQ: accurate post-training quantization for generative pre-trained Transformers[C]//The Eleventh International Conference on Learning Representations. Kigali: ICLR, 2023.</w:t>
            </w:r>
          </w:p>
          <w:p w14:paraId="5171FC15" w14:textId="77777777" w:rsidR="009E28B7" w:rsidRDefault="00000000">
            <w:pPr>
              <w:spacing w:line="400" w:lineRule="exact"/>
              <w:ind w:left="420" w:hanging="420"/>
              <w:jc w:val="left"/>
            </w:pPr>
            <w:r>
              <w:rPr>
                <w:rFonts w:eastAsia="楷体"/>
                <w:szCs w:val="21"/>
              </w:rPr>
              <w:t>[55]</w:t>
            </w:r>
            <w:r>
              <w:rPr>
                <w:rFonts w:eastAsia="楷体"/>
                <w:szCs w:val="21"/>
              </w:rPr>
              <w:tab/>
              <w:t>Lin J, Tang J, Tang H, et al. AWQ: activation-aware weight quantization for on-device LLM compression and acceleration[C]//Proceedings of Machine Learning and Systems 6. Santa Clara: MLSys, 2024: 87-100.</w:t>
            </w:r>
          </w:p>
          <w:p w14:paraId="1CE0843D" w14:textId="77777777" w:rsidR="009E28B7" w:rsidRDefault="00000000">
            <w:pPr>
              <w:spacing w:line="400" w:lineRule="exact"/>
              <w:ind w:left="420" w:hanging="420"/>
              <w:jc w:val="left"/>
            </w:pPr>
            <w:r>
              <w:rPr>
                <w:rFonts w:eastAsia="楷体"/>
                <w:szCs w:val="21"/>
              </w:rPr>
              <w:t>[56]</w:t>
            </w:r>
            <w:r>
              <w:rPr>
                <w:rFonts w:eastAsia="楷体"/>
                <w:szCs w:val="21"/>
              </w:rPr>
              <w:tab/>
              <w:t>Kubwimana B, Huang Q. EdgeReasoning: characterizing reasoning LLM deployment on edge GPUs[EB/OL]. (2025-10-21)[2026-10-18]. https://arxiv.org/abs/2511.01866.</w:t>
            </w:r>
          </w:p>
          <w:p w14:paraId="6C3DE8C8" w14:textId="77777777" w:rsidR="009E28B7" w:rsidRDefault="00000000">
            <w:pPr>
              <w:spacing w:line="400" w:lineRule="exact"/>
              <w:ind w:left="420" w:hanging="420"/>
              <w:jc w:val="left"/>
            </w:pPr>
            <w:r>
              <w:rPr>
                <w:rFonts w:eastAsia="楷体"/>
                <w:szCs w:val="21"/>
              </w:rPr>
              <w:t>[57]</w:t>
            </w:r>
            <w:r>
              <w:rPr>
                <w:rFonts w:eastAsia="楷体"/>
                <w:szCs w:val="21"/>
              </w:rPr>
              <w:tab/>
              <w:t>Yang A, Li A, Yang B, et al. Qwen3 technical report[EB/OL]. (2025-05-14)[2026-10-18]. https://arxiv.org/abs/2505.09388.</w:t>
            </w:r>
          </w:p>
        </w:tc>
      </w:tr>
      <w:tr w:rsidR="009E28B7" w14:paraId="638E5158" w14:textId="77777777">
        <w:trPr>
          <w:gridAfter w:val="1"/>
          <w:wAfter w:w="151" w:type="dxa"/>
          <w:trHeight w:val="15695"/>
        </w:trPr>
        <w:tc>
          <w:tcPr>
            <w:tcW w:w="8765" w:type="dxa"/>
            <w:gridSpan w:val="10"/>
          </w:tcPr>
          <w:p w14:paraId="204CAE66" w14:textId="77777777" w:rsidR="009E28B7" w:rsidRDefault="00000000">
            <w:pPr>
              <w:widowControl/>
              <w:spacing w:line="420" w:lineRule="exact"/>
              <w:ind w:firstLineChars="200" w:firstLine="480"/>
              <w:jc w:val="left"/>
            </w:pPr>
            <w:r>
              <w:rPr>
                <w:rFonts w:eastAsia="楷体" w:hint="eastAsia"/>
                <w:sz w:val="24"/>
              </w:rPr>
              <w:lastRenderedPageBreak/>
              <w:t>二、研究内容、预期目标或成果（具体说明课题研究内容、要重点解决的关键问题、解决的方案和措施、本课题所要达到的目标或要取得的成果）：</w:t>
            </w:r>
          </w:p>
          <w:p w14:paraId="38CB4C88" w14:textId="77777777" w:rsidR="003F4AA3" w:rsidRDefault="00000000">
            <w:pPr>
              <w:keepNext/>
              <w:spacing w:before="93" w:after="62" w:line="420" w:lineRule="exact"/>
              <w:ind w:firstLine="482"/>
              <w:outlineLvl w:val="1"/>
            </w:pPr>
            <w:r>
              <w:rPr>
                <w:rFonts w:eastAsia="楷体"/>
                <w:b/>
                <w:bCs/>
                <w:sz w:val="24"/>
              </w:rPr>
              <w:t xml:space="preserve">2.1 </w:t>
            </w:r>
            <w:r>
              <w:rPr>
                <w:rFonts w:eastAsia="楷体"/>
                <w:b/>
                <w:bCs/>
                <w:sz w:val="24"/>
              </w:rPr>
              <w:t>研究内容</w:t>
            </w:r>
          </w:p>
          <w:p w14:paraId="6A43D033" w14:textId="77777777" w:rsidR="003F4AA3" w:rsidRDefault="00000000">
            <w:pPr>
              <w:spacing w:line="420" w:lineRule="exact"/>
              <w:ind w:firstLineChars="200" w:firstLine="480"/>
            </w:pPr>
            <w:r>
              <w:rPr>
                <w:rFonts w:eastAsia="楷体"/>
                <w:sz w:val="24"/>
              </w:rPr>
              <w:t>（</w:t>
            </w:r>
            <w:r>
              <w:rPr>
                <w:rFonts w:eastAsia="楷体"/>
                <w:sz w:val="24"/>
              </w:rPr>
              <w:t>1</w:t>
            </w:r>
            <w:r>
              <w:rPr>
                <w:rFonts w:eastAsia="楷体"/>
                <w:sz w:val="24"/>
              </w:rPr>
              <w:t>）</w:t>
            </w:r>
            <w:r>
              <w:rPr>
                <w:rFonts w:eastAsia="楷体" w:hint="eastAsia"/>
                <w:sz w:val="24"/>
              </w:rPr>
              <w:t>融合射频信号的</w:t>
            </w:r>
            <w:r>
              <w:rPr>
                <w:rFonts w:eastAsia="楷体"/>
                <w:sz w:val="24"/>
              </w:rPr>
              <w:t>多旋翼无人机故障数据集</w:t>
            </w:r>
            <w:r>
              <w:rPr>
                <w:rFonts w:eastAsia="楷体" w:hint="eastAsia"/>
                <w:sz w:val="24"/>
              </w:rPr>
              <w:t>采集与预处理方法研究</w:t>
            </w:r>
          </w:p>
          <w:p w14:paraId="469729B7" w14:textId="79A7AF82" w:rsidR="003F4AA3" w:rsidRDefault="00000000">
            <w:pPr>
              <w:spacing w:line="420" w:lineRule="exact"/>
              <w:ind w:firstLineChars="200" w:firstLine="480"/>
            </w:pPr>
            <w:r>
              <w:rPr>
                <w:rFonts w:eastAsia="楷体"/>
                <w:sz w:val="24"/>
              </w:rPr>
              <w:t>针对真机故障数据少、只记录机载数据的问题，本研究在</w:t>
            </w:r>
            <w:r>
              <w:rPr>
                <w:rFonts w:eastAsia="楷体"/>
                <w:sz w:val="24"/>
              </w:rPr>
              <w:t xml:space="preserve"> PX4 </w:t>
            </w:r>
            <w:r>
              <w:rPr>
                <w:rFonts w:eastAsia="楷体"/>
                <w:sz w:val="24"/>
              </w:rPr>
              <w:t>飞控中实现电机效率下降和陀螺仪、加速度计、磁罗盘偏置与噪声故障的可控注入，故障标签与飞行数据同时钟记录；飞行时由地面射频识别（</w:t>
            </w:r>
            <w:r>
              <w:rPr>
                <w:rFonts w:eastAsia="楷体"/>
                <w:sz w:val="24"/>
              </w:rPr>
              <w:t>Radio Frequency Identification, RFID</w:t>
            </w:r>
            <w:r>
              <w:rPr>
                <w:rFonts w:eastAsia="楷体"/>
                <w:sz w:val="24"/>
              </w:rPr>
              <w:t>）读写器同步读取贴在机臂上的无源标签，记录相位、信号强度（</w:t>
            </w:r>
            <w:r>
              <w:rPr>
                <w:rFonts w:eastAsia="楷体"/>
                <w:sz w:val="24"/>
              </w:rPr>
              <w:t>Received Signal Strength Indicator, RSSI</w:t>
            </w:r>
            <w:r>
              <w:rPr>
                <w:rFonts w:eastAsia="楷体"/>
                <w:sz w:val="24"/>
              </w:rPr>
              <w:t>）和信道，从机体外部提供观测。按统一的悬停流程分档采集故障与正常飞行数据，构建真机故障数据集。在此基础上进行面向大语言模型的预处理：多源数据时间对齐、分段切窗、属性标注和诊断依据文本生成，并针对闭环补偿掩盖故障特征的问题，构建传感层、控制层、估计层的分层故障表征。</w:t>
            </w:r>
          </w:p>
          <w:p w14:paraId="30282E9E" w14:textId="77777777" w:rsidR="003F4AA3" w:rsidRDefault="00000000">
            <w:pPr>
              <w:spacing w:line="420" w:lineRule="exact"/>
              <w:ind w:firstLineChars="200" w:firstLine="480"/>
            </w:pPr>
            <w:r>
              <w:rPr>
                <w:rFonts w:eastAsia="楷体"/>
                <w:sz w:val="24"/>
              </w:rPr>
              <w:t>（</w:t>
            </w:r>
            <w:r>
              <w:rPr>
                <w:rFonts w:eastAsia="楷体"/>
                <w:sz w:val="24"/>
              </w:rPr>
              <w:t>2</w:t>
            </w:r>
            <w:r>
              <w:rPr>
                <w:rFonts w:eastAsia="楷体"/>
                <w:sz w:val="24"/>
              </w:rPr>
              <w:t>）融合时序</w:t>
            </w:r>
            <w:r>
              <w:rPr>
                <w:rFonts w:eastAsia="楷体" w:hint="eastAsia"/>
                <w:sz w:val="24"/>
              </w:rPr>
              <w:t>-</w:t>
            </w:r>
            <w:r>
              <w:rPr>
                <w:rFonts w:eastAsia="楷体"/>
                <w:sz w:val="24"/>
              </w:rPr>
              <w:t>语义对齐与机理知识的大语言模型生成式故障诊断方法</w:t>
            </w:r>
            <w:r>
              <w:rPr>
                <w:rFonts w:eastAsia="楷体" w:hint="eastAsia"/>
                <w:sz w:val="24"/>
              </w:rPr>
              <w:t>研究</w:t>
            </w:r>
          </w:p>
          <w:p w14:paraId="109134C6" w14:textId="4749C972" w:rsidR="003F4AA3" w:rsidRDefault="00000000">
            <w:pPr>
              <w:spacing w:line="420" w:lineRule="exact"/>
              <w:ind w:firstLineChars="200" w:firstLine="480"/>
            </w:pPr>
            <w:r>
              <w:rPr>
                <w:rFonts w:eastAsia="楷体"/>
                <w:sz w:val="24"/>
              </w:rPr>
              <w:t>针对真机样本有限、故障组合开放的问题，本研究参照</w:t>
            </w:r>
            <w:r>
              <w:rPr>
                <w:rFonts w:eastAsia="楷体"/>
                <w:sz w:val="24"/>
              </w:rPr>
              <w:t xml:space="preserve"> ChatTS </w:t>
            </w:r>
            <w:r>
              <w:rPr>
                <w:rFonts w:eastAsia="楷体"/>
                <w:sz w:val="24"/>
              </w:rPr>
              <w:t>的时序编码方式，把分层故障表征编码为时序</w:t>
            </w:r>
            <w:r>
              <w:rPr>
                <w:rFonts w:eastAsia="楷体"/>
                <w:sz w:val="24"/>
              </w:rPr>
              <w:t xml:space="preserve"> token</w:t>
            </w:r>
            <w:r>
              <w:rPr>
                <w:rFonts w:eastAsia="楷体"/>
                <w:sz w:val="24"/>
              </w:rPr>
              <w:t>，与通道名称、统计文本一起输入大语言模型，通过两阶段训练使时序与语言语义对齐，并构建属性</w:t>
            </w:r>
            <w:r w:rsidR="00FC4AB5">
              <w:rPr>
                <w:rFonts w:eastAsia="楷体" w:hint="eastAsia"/>
                <w:sz w:val="24"/>
              </w:rPr>
              <w:t>-</w:t>
            </w:r>
            <w:r>
              <w:rPr>
                <w:rFonts w:eastAsia="楷体"/>
                <w:sz w:val="24"/>
              </w:rPr>
              <w:t>机理知识写入提示。模型先给出诊断依据，指出数据中的显著变化及对应的机理，再按部件、轴、模式、程度逐字段给出结论。由于结论按属性生成并以机理为依据，模型可以组合已见故障的属性知识，判断未见过的故障组合。</w:t>
            </w:r>
          </w:p>
          <w:p w14:paraId="2DA24D72" w14:textId="77777777" w:rsidR="003F4AA3" w:rsidRDefault="00000000">
            <w:pPr>
              <w:spacing w:line="420" w:lineRule="exact"/>
              <w:ind w:firstLineChars="200" w:firstLine="480"/>
            </w:pPr>
            <w:r>
              <w:rPr>
                <w:rFonts w:eastAsia="楷体"/>
                <w:sz w:val="24"/>
              </w:rPr>
              <w:t>（</w:t>
            </w:r>
            <w:r>
              <w:rPr>
                <w:rFonts w:eastAsia="楷体"/>
                <w:sz w:val="24"/>
              </w:rPr>
              <w:t>3</w:t>
            </w:r>
            <w:r>
              <w:rPr>
                <w:rFonts w:eastAsia="楷体"/>
                <w:sz w:val="24"/>
              </w:rPr>
              <w:t>）面向资源受限场景的诊断模型轻量化与分层部署方法</w:t>
            </w:r>
            <w:r>
              <w:rPr>
                <w:rFonts w:eastAsia="楷体" w:hint="eastAsia"/>
                <w:sz w:val="24"/>
              </w:rPr>
              <w:t>研究</w:t>
            </w:r>
          </w:p>
          <w:p w14:paraId="4681ED20" w14:textId="77777777" w:rsidR="003F4AA3" w:rsidRDefault="00000000">
            <w:pPr>
              <w:spacing w:line="420" w:lineRule="exact"/>
              <w:ind w:firstLineChars="200" w:firstLine="480"/>
            </w:pPr>
            <w:r>
              <w:rPr>
                <w:rFonts w:eastAsia="楷体"/>
                <w:sz w:val="24"/>
              </w:rPr>
              <w:t>针对大语言模型难以在资源受限场景运行的问题，本研究以研究内容二的模型为教师，采用依据与结论多任务蒸馏和训练后量化压缩模型，蒸馏时用核验程序筛选教师输出，并控制输入采样率和输出长度；在此基础上构建</w:t>
            </w:r>
            <w:r>
              <w:rPr>
                <w:rFonts w:eastAsia="楷体"/>
                <w:sz w:val="24"/>
              </w:rPr>
              <w:t>“</w:t>
            </w:r>
            <w:r>
              <w:rPr>
                <w:rFonts w:eastAsia="楷体"/>
                <w:sz w:val="24"/>
              </w:rPr>
              <w:t>检测器常驻、异常触发诊断、按需输出依据</w:t>
            </w:r>
            <w:r>
              <w:rPr>
                <w:rFonts w:eastAsia="楷体"/>
                <w:sz w:val="24"/>
              </w:rPr>
              <w:t>”</w:t>
            </w:r>
            <w:r>
              <w:rPr>
                <w:rFonts w:eastAsia="楷体"/>
                <w:sz w:val="24"/>
              </w:rPr>
              <w:t>的分层部署架构，通过飞行日志回放和资源约束模拟评估诊断性能与资源开销。</w:t>
            </w:r>
          </w:p>
          <w:p w14:paraId="0172AEE2" w14:textId="77777777" w:rsidR="003F4AA3" w:rsidRDefault="00000000">
            <w:pPr>
              <w:keepNext/>
              <w:spacing w:before="93" w:after="62" w:line="420" w:lineRule="exact"/>
              <w:ind w:firstLine="482"/>
              <w:outlineLvl w:val="1"/>
            </w:pPr>
            <w:r>
              <w:rPr>
                <w:rFonts w:eastAsia="楷体"/>
                <w:b/>
                <w:bCs/>
                <w:sz w:val="24"/>
              </w:rPr>
              <w:t xml:space="preserve">2.2 </w:t>
            </w:r>
            <w:r>
              <w:rPr>
                <w:rFonts w:eastAsia="楷体"/>
                <w:b/>
                <w:bCs/>
                <w:sz w:val="24"/>
              </w:rPr>
              <w:t>需解决的关键问题</w:t>
            </w:r>
          </w:p>
          <w:p w14:paraId="27ABC7CE" w14:textId="77777777" w:rsidR="003F4AA3" w:rsidRDefault="00000000">
            <w:pPr>
              <w:spacing w:line="420" w:lineRule="exact"/>
              <w:ind w:firstLineChars="200" w:firstLine="482"/>
            </w:pPr>
            <w:r>
              <w:rPr>
                <w:rFonts w:eastAsia="楷体"/>
                <w:b/>
                <w:bCs/>
                <w:sz w:val="24"/>
              </w:rPr>
              <w:t>（</w:t>
            </w:r>
            <w:r>
              <w:rPr>
                <w:rFonts w:eastAsia="楷体"/>
                <w:b/>
                <w:bCs/>
                <w:sz w:val="24"/>
              </w:rPr>
              <w:t>1</w:t>
            </w:r>
            <w:r>
              <w:rPr>
                <w:rFonts w:eastAsia="楷体"/>
                <w:b/>
                <w:bCs/>
                <w:sz w:val="24"/>
              </w:rPr>
              <w:t>）面向大语言模型诊断的多源飞行数据预处理问题。</w:t>
            </w:r>
          </w:p>
          <w:p w14:paraId="041CEA0E" w14:textId="77777777" w:rsidR="003F4AA3" w:rsidRDefault="00000000">
            <w:pPr>
              <w:spacing w:line="420" w:lineRule="exact"/>
              <w:ind w:firstLineChars="200" w:firstLine="480"/>
            </w:pPr>
            <w:r>
              <w:rPr>
                <w:rFonts w:eastAsia="楷体"/>
                <w:sz w:val="24"/>
              </w:rPr>
              <w:t>飞控日志各话题的记录频率从</w:t>
            </w:r>
            <w:r>
              <w:rPr>
                <w:rFonts w:eastAsia="楷体"/>
                <w:sz w:val="24"/>
              </w:rPr>
              <w:t xml:space="preserve"> 100 Hz </w:t>
            </w:r>
            <w:r>
              <w:rPr>
                <w:rFonts w:eastAsia="楷体"/>
                <w:sz w:val="24"/>
              </w:rPr>
              <w:t>到</w:t>
            </w:r>
            <w:r>
              <w:rPr>
                <w:rFonts w:eastAsia="楷体"/>
                <w:sz w:val="24"/>
              </w:rPr>
              <w:t xml:space="preserve"> 5 Hz </w:t>
            </w:r>
            <w:r>
              <w:rPr>
                <w:rFonts w:eastAsia="楷体"/>
                <w:sz w:val="24"/>
              </w:rPr>
              <w:t>不等，零偏估计等量只在变化时发布，射频数据由地面读写器单独记录，时间基准不同。这些原始数据需要经过对齐、切分和标注，并转换为时序片段和文本，才能输入大语言模型。同时，控制器会补偿执行器故障，状态估计器会平滑异常测量，原始传感器信号上的故障痕迹微弱，且随风况、电量等条件变化。因此，如何对多源飞行数据进行预处理，构造适合大语言模型输入、对故障敏感且对飞行间差异鲁棒的表征，是本论文的一个关</w:t>
            </w:r>
            <w:r>
              <w:rPr>
                <w:rFonts w:eastAsia="楷体"/>
                <w:sz w:val="24"/>
              </w:rPr>
              <w:lastRenderedPageBreak/>
              <w:t>键问题。</w:t>
            </w:r>
          </w:p>
          <w:p w14:paraId="644BCD40" w14:textId="77777777" w:rsidR="003F4AA3" w:rsidRDefault="00000000">
            <w:pPr>
              <w:spacing w:line="420" w:lineRule="exact"/>
              <w:ind w:firstLineChars="200" w:firstLine="482"/>
            </w:pPr>
            <w:r>
              <w:rPr>
                <w:rFonts w:eastAsia="楷体"/>
                <w:b/>
                <w:bCs/>
                <w:sz w:val="24"/>
              </w:rPr>
              <w:t>（</w:t>
            </w:r>
            <w:r>
              <w:rPr>
                <w:rFonts w:eastAsia="楷体"/>
                <w:b/>
                <w:bCs/>
                <w:sz w:val="24"/>
              </w:rPr>
              <w:t>2</w:t>
            </w:r>
            <w:r>
              <w:rPr>
                <w:rFonts w:eastAsia="楷体"/>
                <w:b/>
                <w:bCs/>
                <w:sz w:val="24"/>
              </w:rPr>
              <w:t>）</w:t>
            </w:r>
            <w:commentRangeStart w:id="0"/>
            <w:r>
              <w:rPr>
                <w:rFonts w:eastAsia="楷体"/>
                <w:b/>
                <w:bCs/>
                <w:sz w:val="24"/>
              </w:rPr>
              <w:t>飞行时序与语言语义的对齐，以及小样本下未见故障组合的泛化问题。</w:t>
            </w:r>
            <w:commentRangeEnd w:id="0"/>
            <w:r w:rsidR="00C622FC">
              <w:rPr>
                <w:rStyle w:val="ae"/>
                <w:szCs w:val="24"/>
              </w:rPr>
              <w:commentReference w:id="0"/>
            </w:r>
          </w:p>
          <w:p w14:paraId="4B0DEE3F" w14:textId="77777777" w:rsidR="003F4AA3" w:rsidRDefault="00000000">
            <w:pPr>
              <w:spacing w:line="420" w:lineRule="exact"/>
              <w:ind w:firstLineChars="200" w:firstLine="480"/>
            </w:pPr>
            <w:r>
              <w:rPr>
                <w:rFonts w:eastAsia="楷体"/>
                <w:sz w:val="24"/>
              </w:rPr>
              <w:t>多旋翼飞行数据是多通道、多速率的闭环时序，与大语言模型处理的文本差别很大，需要解决时序如何输入模型并与语义对齐的问题。同时，真机故障样本获取成本高，实际故障可能以训练中未出现的部件、轴向、模式和程度组合出现，以整体类别为输出的模型无法覆盖，而大语言模型自由生成的解释又难以核验。因此，如何让模型理解飞行时序，在少量样本下泛化到未见故障组合并给出可核验的依据，是本论文的一个关键问题。</w:t>
            </w:r>
          </w:p>
          <w:p w14:paraId="7079CEE2" w14:textId="77777777" w:rsidR="003F4AA3" w:rsidRDefault="00000000">
            <w:pPr>
              <w:spacing w:line="420" w:lineRule="exact"/>
              <w:ind w:firstLineChars="200" w:firstLine="482"/>
            </w:pPr>
            <w:r>
              <w:rPr>
                <w:rFonts w:eastAsia="楷体"/>
                <w:b/>
                <w:bCs/>
                <w:sz w:val="24"/>
              </w:rPr>
              <w:t>（</w:t>
            </w:r>
            <w:r>
              <w:rPr>
                <w:rFonts w:eastAsia="楷体"/>
                <w:b/>
                <w:bCs/>
                <w:sz w:val="24"/>
              </w:rPr>
              <w:t>3</w:t>
            </w:r>
            <w:r>
              <w:rPr>
                <w:rFonts w:eastAsia="楷体"/>
                <w:b/>
                <w:bCs/>
                <w:sz w:val="24"/>
              </w:rPr>
              <w:t>）轻量化过程中泛化能力与依据质量保持的问题。</w:t>
            </w:r>
          </w:p>
          <w:p w14:paraId="0C02B8CE" w14:textId="77777777" w:rsidR="003F4AA3" w:rsidRDefault="00000000">
            <w:pPr>
              <w:spacing w:line="420" w:lineRule="exact"/>
              <w:ind w:firstLineChars="200" w:firstLine="480"/>
            </w:pPr>
            <w:r>
              <w:rPr>
                <w:rFonts w:eastAsia="楷体"/>
                <w:sz w:val="24"/>
              </w:rPr>
              <w:t>蒸馏、量化在降低模型规模的同时往往会削弱模型的表达能力，而已有工作多用已见类别的准确率衡量压缩效果。因此，如何在大幅降低参数量和推理时延的同时，保持学生模型对未见故障组合的泛化能力和依据质量，是本论文的一个关键问题。</w:t>
            </w:r>
          </w:p>
          <w:p w14:paraId="5F785E52" w14:textId="77777777" w:rsidR="003F4AA3" w:rsidRDefault="00000000">
            <w:pPr>
              <w:keepNext/>
              <w:spacing w:before="93" w:after="62" w:line="420" w:lineRule="exact"/>
              <w:ind w:firstLine="482"/>
              <w:outlineLvl w:val="1"/>
            </w:pPr>
            <w:r>
              <w:rPr>
                <w:rFonts w:eastAsia="楷体"/>
                <w:b/>
                <w:bCs/>
                <w:sz w:val="24"/>
              </w:rPr>
              <w:t xml:space="preserve">2.3 </w:t>
            </w:r>
            <w:r>
              <w:rPr>
                <w:rFonts w:eastAsia="楷体"/>
                <w:b/>
                <w:bCs/>
                <w:sz w:val="24"/>
              </w:rPr>
              <w:t>所要达到的目标或取得的成果</w:t>
            </w:r>
          </w:p>
          <w:p w14:paraId="27C7656E" w14:textId="77777777" w:rsidR="003F4AA3" w:rsidRDefault="00000000">
            <w:pPr>
              <w:spacing w:line="420" w:lineRule="exact"/>
              <w:ind w:firstLineChars="200" w:firstLine="480"/>
            </w:pPr>
            <w:r>
              <w:rPr>
                <w:rFonts w:eastAsia="楷体"/>
                <w:sz w:val="24"/>
              </w:rPr>
              <w:t>（</w:t>
            </w:r>
            <w:r>
              <w:rPr>
                <w:rFonts w:eastAsia="楷体"/>
                <w:sz w:val="24"/>
              </w:rPr>
              <w:t>1</w:t>
            </w:r>
            <w:r>
              <w:rPr>
                <w:rFonts w:eastAsia="楷体"/>
                <w:sz w:val="24"/>
              </w:rPr>
              <w:t>）搭建多旋翼无人机真机故障注入实验平台，构建包含飞控日志与射频信号的真机故障数据集，完成属性标注、诊断依据文本生成和评测划分；提出面向闭环补偿的分层故障表征方法。</w:t>
            </w:r>
          </w:p>
          <w:p w14:paraId="278AE72F" w14:textId="496E83B9" w:rsidR="003F4AA3" w:rsidRDefault="00000000">
            <w:pPr>
              <w:spacing w:line="420" w:lineRule="exact"/>
              <w:ind w:firstLineChars="200" w:firstLine="480"/>
            </w:pPr>
            <w:r>
              <w:rPr>
                <w:rFonts w:eastAsia="楷体"/>
                <w:sz w:val="24"/>
              </w:rPr>
              <w:t>（</w:t>
            </w:r>
            <w:r>
              <w:rPr>
                <w:rFonts w:eastAsia="楷体"/>
                <w:sz w:val="24"/>
              </w:rPr>
              <w:t>2</w:t>
            </w:r>
            <w:r>
              <w:rPr>
                <w:rFonts w:eastAsia="楷体"/>
                <w:sz w:val="24"/>
              </w:rPr>
              <w:t>）提出融合时序</w:t>
            </w:r>
            <w:ins w:id="1" w:author="fufu sha" w:date="2026-10-21T11:35:00Z" w16du:dateUtc="2026-10-21T03:35:00Z">
              <w:r w:rsidR="00402796">
                <w:rPr>
                  <w:rFonts w:eastAsia="楷体" w:hint="eastAsia"/>
                  <w:sz w:val="24"/>
                </w:rPr>
                <w:t>-</w:t>
              </w:r>
            </w:ins>
            <w:del w:id="2" w:author="fufu sha" w:date="2026-10-21T11:35:00Z" w16du:dateUtc="2026-10-21T03:35:00Z">
              <w:r w:rsidDel="00402796">
                <w:rPr>
                  <w:rFonts w:eastAsia="楷体"/>
                  <w:sz w:val="24"/>
                </w:rPr>
                <w:delText>—</w:delText>
              </w:r>
            </w:del>
            <w:r>
              <w:rPr>
                <w:rFonts w:eastAsia="楷体"/>
                <w:sz w:val="24"/>
              </w:rPr>
              <w:t>语义对齐与机理知识的大语言模型生成式故障诊断方法，在未见故障组合上的诊断性能优于判别式分类基线，并能输出可核验的诊断依据。</w:t>
            </w:r>
          </w:p>
          <w:p w14:paraId="16D3AEB9" w14:textId="77777777" w:rsidR="003F4AA3" w:rsidDel="00C622FC" w:rsidRDefault="00000000">
            <w:pPr>
              <w:spacing w:line="420" w:lineRule="exact"/>
              <w:ind w:firstLineChars="200" w:firstLine="480"/>
              <w:rPr>
                <w:del w:id="3" w:author="fufu sha" w:date="2026-10-21T11:35:00Z" w16du:dateUtc="2026-10-21T03:35:00Z"/>
              </w:rPr>
            </w:pPr>
            <w:r>
              <w:rPr>
                <w:rFonts w:eastAsia="楷体"/>
                <w:sz w:val="24"/>
              </w:rPr>
              <w:t>（</w:t>
            </w:r>
            <w:r>
              <w:rPr>
                <w:rFonts w:eastAsia="楷体"/>
                <w:sz w:val="24"/>
              </w:rPr>
              <w:t>3</w:t>
            </w:r>
            <w:r>
              <w:rPr>
                <w:rFonts w:eastAsia="楷体"/>
                <w:sz w:val="24"/>
              </w:rPr>
              <w:t>）形成兼顾泛化能力与依据质量的轻量化诊断模型和分层部署方案，在模拟的资源受限条件下以较低的显存占用和推理时延完成在线诊断。</w:t>
            </w:r>
          </w:p>
          <w:p w14:paraId="51E2AEF8" w14:textId="38AE9C72" w:rsidR="003F4AA3" w:rsidDel="00C622FC" w:rsidRDefault="00000000" w:rsidP="00C622FC">
            <w:pPr>
              <w:spacing w:line="420" w:lineRule="exact"/>
              <w:ind w:firstLineChars="200" w:firstLine="480"/>
              <w:rPr>
                <w:del w:id="4" w:author="fufu sha" w:date="2026-10-21T11:35:00Z" w16du:dateUtc="2026-10-21T03:35:00Z"/>
              </w:rPr>
            </w:pPr>
            <w:del w:id="5" w:author="fufu sha" w:date="2026-10-21T11:35:00Z" w16du:dateUtc="2026-10-21T03:35:00Z">
              <w:r w:rsidDel="00C622FC">
                <w:rPr>
                  <w:rFonts w:eastAsia="楷体"/>
                  <w:sz w:val="24"/>
                </w:rPr>
                <w:delText>（</w:delText>
              </w:r>
              <w:r w:rsidDel="00C622FC">
                <w:rPr>
                  <w:rFonts w:eastAsia="楷体"/>
                  <w:sz w:val="24"/>
                </w:rPr>
                <w:delText>4</w:delText>
              </w:r>
              <w:r w:rsidDel="00C622FC">
                <w:rPr>
                  <w:rFonts w:eastAsia="楷体"/>
                  <w:sz w:val="24"/>
                </w:rPr>
                <w:delText>）通过本课题研究，发表</w:delText>
              </w:r>
              <w:r w:rsidDel="00C622FC">
                <w:rPr>
                  <w:rFonts w:eastAsia="楷体"/>
                  <w:sz w:val="24"/>
                </w:rPr>
                <w:delText>/</w:delText>
              </w:r>
              <w:r w:rsidDel="00C622FC">
                <w:rPr>
                  <w:rFonts w:eastAsia="楷体"/>
                  <w:sz w:val="24"/>
                </w:rPr>
                <w:delText>录用学术论文</w:delText>
              </w:r>
              <w:r w:rsidDel="00C622FC">
                <w:rPr>
                  <w:rFonts w:eastAsia="楷体"/>
                  <w:sz w:val="24"/>
                </w:rPr>
                <w:delText xml:space="preserve"> 1–2 </w:delText>
              </w:r>
              <w:r w:rsidDel="00C622FC">
                <w:rPr>
                  <w:rFonts w:eastAsia="楷体"/>
                  <w:sz w:val="24"/>
                </w:rPr>
                <w:delText>篇，申请发明专利</w:delText>
              </w:r>
              <w:r w:rsidDel="00C622FC">
                <w:rPr>
                  <w:rFonts w:eastAsia="楷体"/>
                  <w:sz w:val="24"/>
                </w:rPr>
                <w:delText xml:space="preserve"> 1 </w:delText>
              </w:r>
              <w:r w:rsidDel="00C622FC">
                <w:rPr>
                  <w:rFonts w:eastAsia="楷体"/>
                  <w:sz w:val="24"/>
                </w:rPr>
                <w:delText>项。</w:delText>
              </w:r>
            </w:del>
          </w:p>
          <w:p w14:paraId="005F500A" w14:textId="77777777" w:rsidR="009E28B7" w:rsidRDefault="009E28B7" w:rsidP="00C622FC">
            <w:pPr>
              <w:spacing w:line="420" w:lineRule="exact"/>
              <w:ind w:firstLineChars="200" w:firstLine="420"/>
              <w:pPrChange w:id="6" w:author="fufu sha" w:date="2026-10-21T11:35:00Z" w16du:dateUtc="2026-10-21T03:35:00Z">
                <w:pPr>
                  <w:ind w:firstLineChars="200" w:firstLine="420"/>
                </w:pPr>
              </w:pPrChange>
            </w:pPr>
          </w:p>
        </w:tc>
      </w:tr>
      <w:tr w:rsidR="009E28B7" w14:paraId="624A4F60" w14:textId="77777777">
        <w:trPr>
          <w:gridAfter w:val="3"/>
          <w:wAfter w:w="226" w:type="dxa"/>
          <w:trHeight w:val="15757"/>
        </w:trPr>
        <w:tc>
          <w:tcPr>
            <w:tcW w:w="8690" w:type="dxa"/>
            <w:gridSpan w:val="8"/>
          </w:tcPr>
          <w:p w14:paraId="65D38245" w14:textId="77777777" w:rsidR="009E28B7" w:rsidRDefault="00000000">
            <w:pPr>
              <w:widowControl/>
              <w:spacing w:line="420" w:lineRule="exact"/>
              <w:ind w:firstLineChars="200" w:firstLine="480"/>
              <w:jc w:val="left"/>
            </w:pPr>
            <w:r>
              <w:rPr>
                <w:rFonts w:eastAsia="楷体" w:hint="eastAsia"/>
                <w:sz w:val="24"/>
              </w:rPr>
              <w:lastRenderedPageBreak/>
              <w:t>三、拟采用的研究方法、技术路线、试验方案及可行性分析：</w:t>
            </w:r>
          </w:p>
          <w:p w14:paraId="7E398F78" w14:textId="77777777" w:rsidR="003F4AA3" w:rsidRDefault="00000000">
            <w:pPr>
              <w:keepNext/>
              <w:spacing w:before="93" w:after="62" w:line="420" w:lineRule="exact"/>
              <w:ind w:firstLine="482"/>
              <w:outlineLvl w:val="1"/>
            </w:pPr>
            <w:r>
              <w:rPr>
                <w:rFonts w:eastAsia="楷体"/>
                <w:b/>
                <w:bCs/>
                <w:sz w:val="24"/>
              </w:rPr>
              <w:t xml:space="preserve">3.1 </w:t>
            </w:r>
            <w:r>
              <w:rPr>
                <w:rFonts w:eastAsia="楷体"/>
                <w:b/>
                <w:bCs/>
                <w:sz w:val="24"/>
              </w:rPr>
              <w:t>研究方法</w:t>
            </w:r>
          </w:p>
          <w:p w14:paraId="0141D8D9" w14:textId="729B35A9" w:rsidR="003F4AA3" w:rsidRDefault="00000000">
            <w:pPr>
              <w:spacing w:line="420" w:lineRule="exact"/>
              <w:ind w:firstLineChars="200" w:firstLine="480"/>
            </w:pPr>
            <w:r>
              <w:rPr>
                <w:rFonts w:eastAsia="楷体"/>
                <w:sz w:val="24"/>
              </w:rPr>
              <w:t>本课题采用理论分析与真机实验相结合、数据驱动与机理知识相融合的研究方法：通过文献调研和</w:t>
            </w:r>
            <w:r>
              <w:rPr>
                <w:rFonts w:eastAsia="楷体"/>
                <w:sz w:val="24"/>
              </w:rPr>
              <w:t xml:space="preserve"> PX4 </w:t>
            </w:r>
            <w:r>
              <w:rPr>
                <w:rFonts w:eastAsia="楷体"/>
                <w:sz w:val="24"/>
              </w:rPr>
              <w:t>源码分析明确故障在闭环系统中的</w:t>
            </w:r>
            <w:commentRangeStart w:id="7"/>
            <w:r>
              <w:rPr>
                <w:rFonts w:eastAsia="楷体"/>
                <w:sz w:val="24"/>
              </w:rPr>
              <w:t>传播规律</w:t>
            </w:r>
            <w:commentRangeEnd w:id="7"/>
            <w:r w:rsidR="007665CC">
              <w:rPr>
                <w:rStyle w:val="ae"/>
                <w:rFonts w:eastAsia="楷体"/>
                <w:sz w:val="24"/>
                <w:szCs w:val="24"/>
              </w:rPr>
              <w:commentReference w:id="7"/>
            </w:r>
            <w:r>
              <w:rPr>
                <w:rFonts w:eastAsia="楷体"/>
                <w:sz w:val="24"/>
              </w:rPr>
              <w:t>，开展真机故障注入飞行实验，获取飞控日志与射频数据；以开源大语言模型为基座，通过时序</w:t>
            </w:r>
            <w:ins w:id="8" w:author="fufu sha" w:date="2026-10-21T11:36:00Z" w16du:dateUtc="2026-10-21T03:36:00Z">
              <w:r w:rsidR="007665CC">
                <w:rPr>
                  <w:rFonts w:eastAsia="楷体" w:hint="eastAsia"/>
                  <w:sz w:val="24"/>
                </w:rPr>
                <w:t>-</w:t>
              </w:r>
            </w:ins>
            <w:del w:id="9" w:author="fufu sha" w:date="2026-10-21T11:36:00Z" w16du:dateUtc="2026-10-21T03:36:00Z">
              <w:r w:rsidDel="007665CC">
                <w:rPr>
                  <w:rFonts w:eastAsia="楷体"/>
                  <w:sz w:val="24"/>
                </w:rPr>
                <w:delText>—</w:delText>
              </w:r>
            </w:del>
            <w:r>
              <w:rPr>
                <w:rFonts w:eastAsia="楷体"/>
                <w:sz w:val="24"/>
              </w:rPr>
              <w:t>语义对齐和参数高效微调构建生成式诊断模型，再经知识蒸馏和模型量化实现轻量化；最后通过对比实验、消融实验和飞行日志回放验证方法的泛化能力与部署可行性。</w:t>
            </w:r>
          </w:p>
          <w:p w14:paraId="56289FD3" w14:textId="77777777" w:rsidR="003F4AA3" w:rsidRDefault="00000000">
            <w:pPr>
              <w:keepNext/>
              <w:spacing w:before="93" w:after="62" w:line="420" w:lineRule="exact"/>
              <w:ind w:firstLine="482"/>
              <w:outlineLvl w:val="1"/>
            </w:pPr>
            <w:r>
              <w:rPr>
                <w:rFonts w:eastAsia="楷体"/>
                <w:b/>
                <w:bCs/>
                <w:sz w:val="24"/>
              </w:rPr>
              <w:t xml:space="preserve">3.2 </w:t>
            </w:r>
            <w:r>
              <w:rPr>
                <w:rFonts w:eastAsia="楷体"/>
                <w:b/>
                <w:bCs/>
                <w:sz w:val="24"/>
              </w:rPr>
              <w:t>技术路线</w:t>
            </w:r>
          </w:p>
          <w:p w14:paraId="6F8834D2" w14:textId="56BB9673" w:rsidR="003F4AA3" w:rsidRDefault="00000000">
            <w:pPr>
              <w:spacing w:line="420" w:lineRule="exact"/>
              <w:ind w:firstLineChars="200" w:firstLine="480"/>
            </w:pPr>
            <w:r>
              <w:rPr>
                <w:rFonts w:eastAsia="楷体"/>
                <w:sz w:val="24"/>
              </w:rPr>
              <w:t>本课题按</w:t>
            </w:r>
            <w:r>
              <w:rPr>
                <w:rFonts w:eastAsia="楷体"/>
                <w:sz w:val="24"/>
              </w:rPr>
              <w:t>“</w:t>
            </w:r>
            <w:r>
              <w:rPr>
                <w:rFonts w:eastAsia="楷体"/>
                <w:sz w:val="24"/>
              </w:rPr>
              <w:t>数据集采集与预处理</w:t>
            </w:r>
            <w:ins w:id="10" w:author="fufu sha" w:date="2026-10-21T11:36:00Z" w16du:dateUtc="2026-10-21T03:36:00Z">
              <w:r w:rsidR="0004123A">
                <w:rPr>
                  <w:rFonts w:eastAsia="楷体" w:hint="eastAsia"/>
                  <w:sz w:val="24"/>
                </w:rPr>
                <w:t>-</w:t>
              </w:r>
            </w:ins>
            <w:del w:id="11" w:author="fufu sha" w:date="2026-10-21T11:36:00Z" w16du:dateUtc="2026-10-21T03:36:00Z">
              <w:r w:rsidDel="0004123A">
                <w:rPr>
                  <w:rFonts w:eastAsia="楷体"/>
                  <w:sz w:val="24"/>
                </w:rPr>
                <w:delText>—</w:delText>
              </w:r>
            </w:del>
            <w:r>
              <w:rPr>
                <w:rFonts w:eastAsia="楷体"/>
                <w:sz w:val="24"/>
              </w:rPr>
              <w:t>生成式故障诊断</w:t>
            </w:r>
            <w:ins w:id="12" w:author="fufu sha" w:date="2026-10-21T11:37:00Z" w16du:dateUtc="2026-10-21T03:37:00Z">
              <w:r w:rsidR="00672A10">
                <w:rPr>
                  <w:rFonts w:eastAsia="楷体" w:hint="eastAsia"/>
                  <w:sz w:val="24"/>
                </w:rPr>
                <w:t>-</w:t>
              </w:r>
            </w:ins>
            <w:del w:id="13" w:author="fufu sha" w:date="2026-10-21T11:37:00Z" w16du:dateUtc="2026-10-21T03:37:00Z">
              <w:r w:rsidDel="0005355E">
                <w:rPr>
                  <w:rFonts w:eastAsia="楷体"/>
                  <w:sz w:val="24"/>
                </w:rPr>
                <w:delText>—</w:delText>
              </w:r>
            </w:del>
            <w:r>
              <w:rPr>
                <w:rFonts w:eastAsia="楷体"/>
                <w:sz w:val="24"/>
              </w:rPr>
              <w:t>轻量化部署</w:t>
            </w:r>
            <w:r>
              <w:rPr>
                <w:rFonts w:eastAsia="楷体"/>
                <w:sz w:val="24"/>
              </w:rPr>
              <w:t>”</w:t>
            </w:r>
            <w:r>
              <w:rPr>
                <w:rFonts w:eastAsia="楷体"/>
                <w:sz w:val="24"/>
              </w:rPr>
              <w:t>的顺序开展研究：研究内容一为研究内容二提供数据和</w:t>
            </w:r>
            <w:commentRangeStart w:id="14"/>
            <w:r>
              <w:rPr>
                <w:rFonts w:eastAsia="楷体"/>
                <w:sz w:val="24"/>
              </w:rPr>
              <w:t>输入表征</w:t>
            </w:r>
            <w:commentRangeEnd w:id="14"/>
            <w:r w:rsidR="00357092">
              <w:rPr>
                <w:rStyle w:val="ae"/>
                <w:rFonts w:eastAsia="楷体"/>
                <w:sz w:val="24"/>
                <w:szCs w:val="24"/>
              </w:rPr>
              <w:commentReference w:id="14"/>
            </w:r>
            <w:r>
              <w:rPr>
                <w:rFonts w:eastAsia="楷体"/>
                <w:sz w:val="24"/>
              </w:rPr>
              <w:t>，研究内容二的诊断模型作为研究内容三的教师模型。总体技术路线如图</w:t>
            </w:r>
            <w:r>
              <w:rPr>
                <w:rFonts w:eastAsia="楷体"/>
                <w:sz w:val="24"/>
              </w:rPr>
              <w:t xml:space="preserve"> 1 </w:t>
            </w:r>
            <w:r>
              <w:rPr>
                <w:rFonts w:eastAsia="楷体"/>
                <w:sz w:val="24"/>
              </w:rPr>
              <w:t>所示。</w:t>
            </w:r>
          </w:p>
          <w:p w14:paraId="575F596B" w14:textId="10BA3ABA" w:rsidR="00320D2D" w:rsidRDefault="00000000">
            <w:pPr>
              <w:keepNext/>
              <w:spacing w:before="120"/>
              <w:jc w:val="center"/>
            </w:pPr>
            <w:r>
              <w:rPr>
                <w:rFonts w:eastAsia="楷体"/>
                <w:sz w:val="24"/>
              </w:rPr>
              <w:t>【此处插入图</w:t>
            </w:r>
            <w:r>
              <w:rPr>
                <w:rFonts w:eastAsia="楷体"/>
                <w:sz w:val="24"/>
              </w:rPr>
              <w:t xml:space="preserve"> 1</w:t>
            </w:r>
            <w:r>
              <w:rPr>
                <w:rFonts w:eastAsia="楷体"/>
                <w:sz w:val="24"/>
              </w:rPr>
              <w:t>】</w:t>
            </w:r>
            <w:del w:id="15" w:author="fufu sha" w:date="2026-10-21T11:37:00Z" w16du:dateUtc="2026-10-21T03:37:00Z">
              <w:r w:rsidDel="00357092">
                <w:rPr>
                  <w:rFonts w:eastAsia="楷体"/>
                  <w:sz w:val="24"/>
                </w:rPr>
                <w:delText>在原图基础上修改：关</w:delText>
              </w:r>
            </w:del>
            <w:r>
              <w:rPr>
                <w:rFonts w:eastAsia="楷体"/>
                <w:sz w:val="24"/>
              </w:rPr>
              <w:t>键问题（</w:t>
            </w:r>
            <w:r>
              <w:rPr>
                <w:rFonts w:eastAsia="楷体"/>
                <w:sz w:val="24"/>
              </w:rPr>
              <w:t>1</w:t>
            </w:r>
            <w:r>
              <w:rPr>
                <w:rFonts w:eastAsia="楷体"/>
                <w:sz w:val="24"/>
              </w:rPr>
              <w:t>）改为</w:t>
            </w:r>
            <w:r>
              <w:rPr>
                <w:rFonts w:eastAsia="楷体"/>
                <w:sz w:val="24"/>
              </w:rPr>
              <w:t>“</w:t>
            </w:r>
            <w:r>
              <w:rPr>
                <w:rFonts w:eastAsia="楷体"/>
                <w:sz w:val="24"/>
              </w:rPr>
              <w:t>面向大语言模型诊断的多源飞行数据预处理</w:t>
            </w:r>
            <w:r>
              <w:rPr>
                <w:rFonts w:eastAsia="楷体"/>
                <w:sz w:val="24"/>
              </w:rPr>
              <w:t>”</w:t>
            </w:r>
            <w:r>
              <w:rPr>
                <w:rFonts w:eastAsia="楷体"/>
                <w:sz w:val="24"/>
              </w:rPr>
              <w:t>；研究内容一改为</w:t>
            </w:r>
            <w:r>
              <w:rPr>
                <w:rFonts w:eastAsia="楷体"/>
                <w:sz w:val="24"/>
              </w:rPr>
              <w:t>“</w:t>
            </w:r>
            <w:r>
              <w:rPr>
                <w:rFonts w:eastAsia="楷体"/>
                <w:sz w:val="24"/>
              </w:rPr>
              <w:t>融合射频信号的数据集采集与预处理</w:t>
            </w:r>
            <w:r>
              <w:rPr>
                <w:rFonts w:eastAsia="楷体"/>
                <w:sz w:val="24"/>
              </w:rPr>
              <w:t>”</w:t>
            </w:r>
            <w:r>
              <w:rPr>
                <w:rFonts w:eastAsia="楷体"/>
                <w:sz w:val="24"/>
              </w:rPr>
              <w:t>，模块中加入射频采集；研究内容二加入</w:t>
            </w:r>
            <w:r>
              <w:rPr>
                <w:rFonts w:eastAsia="楷体"/>
                <w:sz w:val="24"/>
              </w:rPr>
              <w:t>“</w:t>
            </w:r>
            <w:r>
              <w:rPr>
                <w:rFonts w:eastAsia="楷体"/>
                <w:sz w:val="24"/>
              </w:rPr>
              <w:t>机理知识构建与注入</w:t>
            </w:r>
            <w:r>
              <w:rPr>
                <w:rFonts w:eastAsia="楷体"/>
                <w:sz w:val="24"/>
              </w:rPr>
              <w:t>”</w:t>
            </w:r>
            <w:r>
              <w:rPr>
                <w:rFonts w:eastAsia="楷体"/>
                <w:sz w:val="24"/>
              </w:rPr>
              <w:t>；研究内容三的输出</w:t>
            </w:r>
            <w:r>
              <w:rPr>
                <w:rFonts w:eastAsia="楷体"/>
                <w:sz w:val="24"/>
              </w:rPr>
              <w:t>“</w:t>
            </w:r>
            <w:r>
              <w:rPr>
                <w:rFonts w:eastAsia="楷体"/>
                <w:sz w:val="24"/>
              </w:rPr>
              <w:t>机载分层诊断系统</w:t>
            </w:r>
            <w:r>
              <w:rPr>
                <w:rFonts w:eastAsia="楷体"/>
                <w:sz w:val="24"/>
              </w:rPr>
              <w:t>”</w:t>
            </w:r>
            <w:r>
              <w:rPr>
                <w:rFonts w:eastAsia="楷体"/>
                <w:sz w:val="24"/>
              </w:rPr>
              <w:t>改为</w:t>
            </w:r>
            <w:r>
              <w:rPr>
                <w:rFonts w:eastAsia="楷体"/>
                <w:sz w:val="24"/>
              </w:rPr>
              <w:t>“</w:t>
            </w:r>
            <w:r>
              <w:rPr>
                <w:rFonts w:eastAsia="楷体"/>
                <w:sz w:val="24"/>
              </w:rPr>
              <w:t>分层诊断方案</w:t>
            </w:r>
            <w:r>
              <w:rPr>
                <w:rFonts w:eastAsia="楷体"/>
                <w:sz w:val="24"/>
              </w:rPr>
              <w:t>”</w:t>
            </w:r>
            <w:r>
              <w:rPr>
                <w:rFonts w:eastAsia="楷体"/>
                <w:sz w:val="24"/>
              </w:rPr>
              <w:t>；底部目标中的</w:t>
            </w:r>
            <w:r>
              <w:rPr>
                <w:rFonts w:eastAsia="楷体"/>
                <w:sz w:val="24"/>
              </w:rPr>
              <w:t>“</w:t>
            </w:r>
            <w:r>
              <w:rPr>
                <w:rFonts w:eastAsia="楷体"/>
                <w:sz w:val="24"/>
              </w:rPr>
              <w:t>机载故障诊断</w:t>
            </w:r>
            <w:r>
              <w:rPr>
                <w:rFonts w:eastAsia="楷体"/>
                <w:sz w:val="24"/>
              </w:rPr>
              <w:t>”</w:t>
            </w:r>
            <w:r>
              <w:rPr>
                <w:rFonts w:eastAsia="楷体"/>
                <w:sz w:val="24"/>
              </w:rPr>
              <w:t>改为</w:t>
            </w:r>
            <w:r>
              <w:rPr>
                <w:rFonts w:eastAsia="楷体"/>
                <w:sz w:val="24"/>
              </w:rPr>
              <w:t>“</w:t>
            </w:r>
            <w:r>
              <w:rPr>
                <w:rFonts w:eastAsia="楷体"/>
                <w:sz w:val="24"/>
              </w:rPr>
              <w:t>面向资源受限平台的故障诊断</w:t>
            </w:r>
            <w:r>
              <w:rPr>
                <w:rFonts w:eastAsia="楷体"/>
                <w:sz w:val="24"/>
              </w:rPr>
              <w:t>”</w:t>
            </w:r>
            <w:r>
              <w:rPr>
                <w:rFonts w:eastAsia="楷体"/>
                <w:sz w:val="24"/>
              </w:rPr>
              <w:t>。</w:t>
            </w:r>
          </w:p>
          <w:p w14:paraId="7FF644E5" w14:textId="77777777" w:rsidR="003F4AA3" w:rsidRDefault="00000000">
            <w:pPr>
              <w:spacing w:before="62" w:after="62" w:line="420" w:lineRule="exact"/>
              <w:jc w:val="center"/>
            </w:pPr>
            <w:r>
              <w:rPr>
                <w:rFonts w:eastAsia="楷体"/>
                <w:sz w:val="24"/>
              </w:rPr>
              <w:t>图</w:t>
            </w:r>
            <w:r>
              <w:rPr>
                <w:rFonts w:eastAsia="楷体"/>
                <w:sz w:val="24"/>
              </w:rPr>
              <w:t xml:space="preserve"> 1 </w:t>
            </w:r>
            <w:r>
              <w:rPr>
                <w:rFonts w:eastAsia="楷体"/>
                <w:sz w:val="24"/>
              </w:rPr>
              <w:t>总体技术路线</w:t>
            </w:r>
          </w:p>
          <w:p w14:paraId="25BDFC08" w14:textId="77777777" w:rsidR="003F4AA3" w:rsidRDefault="00000000">
            <w:pPr>
              <w:keepNext/>
              <w:spacing w:before="93" w:after="62" w:line="420" w:lineRule="exact"/>
              <w:ind w:firstLine="482"/>
              <w:outlineLvl w:val="1"/>
            </w:pPr>
            <w:r>
              <w:rPr>
                <w:rFonts w:eastAsia="楷体"/>
                <w:b/>
                <w:bCs/>
                <w:sz w:val="24"/>
              </w:rPr>
              <w:t xml:space="preserve">3.2.1 </w:t>
            </w:r>
            <w:r>
              <w:rPr>
                <w:rFonts w:eastAsia="楷体"/>
                <w:b/>
                <w:bCs/>
                <w:sz w:val="24"/>
              </w:rPr>
              <w:t>融合射频信号的多旋翼无人机故障数据</w:t>
            </w:r>
            <w:del w:id="16" w:author="fufu sha" w:date="2026-10-21T11:38:00Z" w16du:dateUtc="2026-10-21T03:38:00Z">
              <w:r w:rsidDel="0063748F">
                <w:rPr>
                  <w:rFonts w:eastAsia="楷体"/>
                  <w:b/>
                  <w:bCs/>
                  <w:sz w:val="24"/>
                </w:rPr>
                <w:delText>集</w:delText>
              </w:r>
            </w:del>
            <w:r>
              <w:rPr>
                <w:rFonts w:eastAsia="楷体"/>
                <w:b/>
                <w:bCs/>
                <w:sz w:val="24"/>
              </w:rPr>
              <w:t>采集与预处理方法</w:t>
            </w:r>
          </w:p>
          <w:p w14:paraId="047A75AF" w14:textId="77777777" w:rsidR="00320D2D" w:rsidRDefault="00000000">
            <w:pPr>
              <w:spacing w:line="420" w:lineRule="exact"/>
              <w:ind w:firstLineChars="200" w:firstLine="480"/>
            </w:pPr>
            <w:r>
              <w:rPr>
                <w:rFonts w:eastAsia="楷体"/>
                <w:sz w:val="24"/>
              </w:rPr>
              <w:t>研究内容一的流程如图</w:t>
            </w:r>
            <w:r>
              <w:rPr>
                <w:rFonts w:eastAsia="楷体"/>
                <w:sz w:val="24"/>
              </w:rPr>
              <w:t xml:space="preserve"> 2 </w:t>
            </w:r>
            <w:r>
              <w:rPr>
                <w:rFonts w:eastAsia="楷体"/>
                <w:sz w:val="24"/>
              </w:rPr>
              <w:t>所示，分为搭建故障注入平台、采集飞行数据、处理数据集、构建分层故障表征和分析故障可检测性五步。</w:t>
            </w:r>
          </w:p>
          <w:p w14:paraId="69016595" w14:textId="77777777" w:rsidR="003F4AA3" w:rsidRDefault="00000000">
            <w:pPr>
              <w:spacing w:line="420" w:lineRule="exact"/>
              <w:ind w:firstLineChars="200" w:firstLine="480"/>
            </w:pPr>
            <w:r>
              <w:rPr>
                <w:rFonts w:eastAsia="楷体"/>
                <w:sz w:val="24"/>
              </w:rPr>
              <w:t>（</w:t>
            </w:r>
            <w:r>
              <w:rPr>
                <w:rFonts w:eastAsia="楷体"/>
                <w:sz w:val="24"/>
              </w:rPr>
              <w:t>1</w:t>
            </w:r>
            <w:r>
              <w:rPr>
                <w:rFonts w:eastAsia="楷体"/>
                <w:sz w:val="24"/>
              </w:rPr>
              <w:t>）搭建故障注入平台。以四旋翼无人机（</w:t>
            </w:r>
            <w:r>
              <w:rPr>
                <w:rFonts w:eastAsia="楷体"/>
                <w:sz w:val="24"/>
              </w:rPr>
              <w:t xml:space="preserve">Pixhawk 6C </w:t>
            </w:r>
            <w:r>
              <w:rPr>
                <w:rFonts w:eastAsia="楷体"/>
                <w:sz w:val="24"/>
              </w:rPr>
              <w:t>飞控、</w:t>
            </w:r>
            <w:r>
              <w:rPr>
                <w:rFonts w:eastAsia="楷体"/>
                <w:sz w:val="24"/>
              </w:rPr>
              <w:t xml:space="preserve">PX4 </w:t>
            </w:r>
            <w:r>
              <w:rPr>
                <w:rFonts w:eastAsia="楷体"/>
                <w:sz w:val="24"/>
              </w:rPr>
              <w:t>固件）为对象，在固件中开发故障注入模块，对陀螺仪、加速度计和磁罗盘的原始测量叠加偏置与噪声，对电机按效率系数削弱输出，故障类型与强度由地面端设定；故障状态与飞行数据写入同一份日志，标签与数据共用同一时钟。平台同时配置超高频（</w:t>
            </w:r>
            <w:r>
              <w:rPr>
                <w:rFonts w:eastAsia="楷体"/>
                <w:sz w:val="24"/>
              </w:rPr>
              <w:t>Ultra High Frequency, UHF</w:t>
            </w:r>
            <w:r>
              <w:rPr>
                <w:rFonts w:eastAsia="楷体"/>
                <w:sz w:val="24"/>
              </w:rPr>
              <w:t>）</w:t>
            </w:r>
            <w:r>
              <w:rPr>
                <w:rFonts w:eastAsia="楷体"/>
                <w:sz w:val="24"/>
              </w:rPr>
              <w:t xml:space="preserve">RFID </w:t>
            </w:r>
            <w:r>
              <w:rPr>
                <w:rFonts w:eastAsia="楷体"/>
                <w:sz w:val="24"/>
              </w:rPr>
              <w:t>射频采集系统，由地面读写器、射频天线和贴在四个机臂靠近电机处的无源标签组成。</w:t>
            </w:r>
          </w:p>
          <w:p w14:paraId="75A2E901" w14:textId="77777777" w:rsidR="003F4AA3" w:rsidRDefault="00000000">
            <w:pPr>
              <w:spacing w:line="420" w:lineRule="exact"/>
              <w:ind w:firstLineChars="200" w:firstLine="480"/>
            </w:pPr>
            <w:r>
              <w:rPr>
                <w:rFonts w:eastAsia="楷体"/>
                <w:sz w:val="24"/>
              </w:rPr>
              <w:t>（</w:t>
            </w:r>
            <w:r>
              <w:rPr>
                <w:rFonts w:eastAsia="楷体"/>
                <w:sz w:val="24"/>
              </w:rPr>
              <w:t>2</w:t>
            </w:r>
            <w:r>
              <w:rPr>
                <w:rFonts w:eastAsia="楷体"/>
                <w:sz w:val="24"/>
              </w:rPr>
              <w:t>）采集飞行数据。按统一的悬停流程飞行：每轮先悬停一段时间作为本轮基线，再注入故障并持续观测。各类故障按强度档位采集，并穿插正常飞行，</w:t>
            </w:r>
            <w:commentRangeStart w:id="17"/>
            <w:r>
              <w:rPr>
                <w:rFonts w:eastAsia="楷体"/>
                <w:sz w:val="24"/>
              </w:rPr>
              <w:t>计划采集</w:t>
            </w:r>
            <w:r>
              <w:rPr>
                <w:rFonts w:eastAsia="楷体"/>
                <w:sz w:val="24"/>
              </w:rPr>
              <w:t xml:space="preserve"> 18 </w:t>
            </w:r>
            <w:r>
              <w:rPr>
                <w:rFonts w:eastAsia="楷体"/>
                <w:sz w:val="24"/>
              </w:rPr>
              <w:t>种故障、每种</w:t>
            </w:r>
            <w:r>
              <w:rPr>
                <w:rFonts w:eastAsia="楷体"/>
                <w:sz w:val="24"/>
              </w:rPr>
              <w:t xml:space="preserve"> 3 </w:t>
            </w:r>
            <w:r>
              <w:rPr>
                <w:rFonts w:eastAsia="楷体"/>
                <w:sz w:val="24"/>
              </w:rPr>
              <w:t>档共</w:t>
            </w:r>
            <w:r>
              <w:rPr>
                <w:rFonts w:eastAsia="楷体"/>
                <w:sz w:val="24"/>
              </w:rPr>
              <w:t xml:space="preserve"> 54 </w:t>
            </w:r>
            <w:r>
              <w:rPr>
                <w:rFonts w:eastAsia="楷体"/>
                <w:sz w:val="24"/>
              </w:rPr>
              <w:t>轮故障飞行，以及</w:t>
            </w:r>
            <w:r>
              <w:rPr>
                <w:rFonts w:eastAsia="楷体"/>
                <w:sz w:val="24"/>
              </w:rPr>
              <w:t xml:space="preserve"> 27 </w:t>
            </w:r>
            <w:r>
              <w:rPr>
                <w:rFonts w:eastAsia="楷体"/>
                <w:sz w:val="24"/>
              </w:rPr>
              <w:t>轮正常飞行。</w:t>
            </w:r>
            <w:commentRangeEnd w:id="17"/>
            <w:r w:rsidR="001848E0">
              <w:rPr>
                <w:rStyle w:val="ae"/>
                <w:rFonts w:eastAsia="楷体"/>
                <w:sz w:val="24"/>
                <w:szCs w:val="24"/>
              </w:rPr>
              <w:commentReference w:id="17"/>
            </w:r>
            <w:r>
              <w:rPr>
                <w:rFonts w:eastAsia="楷体"/>
                <w:sz w:val="24"/>
              </w:rPr>
              <w:t>除常规飞行数据外，还记录状态估计器的新息、检验比和零偏估计；读写器同步记录各标签的相位、</w:t>
            </w:r>
            <w:r>
              <w:rPr>
                <w:rFonts w:eastAsia="楷体"/>
                <w:sz w:val="24"/>
              </w:rPr>
              <w:t xml:space="preserve">RSSI </w:t>
            </w:r>
            <w:r>
              <w:rPr>
                <w:rFonts w:eastAsia="楷体"/>
                <w:sz w:val="24"/>
              </w:rPr>
              <w:t>和信道。</w:t>
            </w:r>
          </w:p>
          <w:p w14:paraId="05D1D071" w14:textId="77777777" w:rsidR="003F4AA3" w:rsidRDefault="00000000">
            <w:pPr>
              <w:spacing w:line="420" w:lineRule="exact"/>
              <w:ind w:firstLineChars="200" w:firstLine="480"/>
            </w:pPr>
            <w:r>
              <w:rPr>
                <w:rFonts w:eastAsia="楷体"/>
                <w:sz w:val="24"/>
              </w:rPr>
              <w:t>（</w:t>
            </w:r>
            <w:r>
              <w:rPr>
                <w:rFonts w:eastAsia="楷体"/>
                <w:sz w:val="24"/>
              </w:rPr>
              <w:t>3</w:t>
            </w:r>
            <w:r>
              <w:rPr>
                <w:rFonts w:eastAsia="楷体"/>
                <w:sz w:val="24"/>
              </w:rPr>
              <w:t>）处理数据集。对多速率数据进行时间对齐，射频数据按起飞与注入时刻</w:t>
            </w:r>
            <w:r>
              <w:rPr>
                <w:rFonts w:eastAsia="楷体"/>
                <w:sz w:val="24"/>
              </w:rPr>
              <w:lastRenderedPageBreak/>
              <w:t>与飞控日志对齐；按注入时刻划分正常段、过渡段和稳定故障段，用滑动窗口切分样本，标注</w:t>
            </w:r>
            <w:r>
              <w:rPr>
                <w:rFonts w:eastAsia="楷体"/>
                <w:sz w:val="24"/>
              </w:rPr>
              <w:t>“</w:t>
            </w:r>
            <w:r>
              <w:rPr>
                <w:rFonts w:eastAsia="楷体"/>
                <w:sz w:val="24"/>
              </w:rPr>
              <w:t>部件</w:t>
            </w:r>
            <w:r>
              <w:rPr>
                <w:rFonts w:eastAsia="楷体"/>
                <w:sz w:val="24"/>
              </w:rPr>
              <w:t>—</w:t>
            </w:r>
            <w:r>
              <w:rPr>
                <w:rFonts w:eastAsia="楷体"/>
                <w:sz w:val="24"/>
              </w:rPr>
              <w:t>轴</w:t>
            </w:r>
            <w:r>
              <w:rPr>
                <w:rFonts w:eastAsia="楷体"/>
                <w:sz w:val="24"/>
              </w:rPr>
              <w:t>—</w:t>
            </w:r>
            <w:r>
              <w:rPr>
                <w:rFonts w:eastAsia="楷体"/>
                <w:sz w:val="24"/>
              </w:rPr>
              <w:t>模式</w:t>
            </w:r>
            <w:r>
              <w:rPr>
                <w:rFonts w:eastAsia="楷体"/>
                <w:sz w:val="24"/>
              </w:rPr>
              <w:t>—</w:t>
            </w:r>
            <w:r>
              <w:rPr>
                <w:rFonts w:eastAsia="楷体"/>
                <w:sz w:val="24"/>
              </w:rPr>
              <w:t>程度</w:t>
            </w:r>
            <w:r>
              <w:rPr>
                <w:rFonts w:eastAsia="楷体"/>
                <w:sz w:val="24"/>
              </w:rPr>
              <w:t>”</w:t>
            </w:r>
            <w:r>
              <w:rPr>
                <w:rFonts w:eastAsia="楷体"/>
                <w:sz w:val="24"/>
              </w:rPr>
              <w:t>属性标签。由数据计算各通道相对基线的变化，按固定模板生成诊断依据文本，每句话都可回溯到具体数值；射频数据另计算相位变化和</w:t>
            </w:r>
            <w:r>
              <w:rPr>
                <w:rFonts w:eastAsia="楷体"/>
                <w:sz w:val="24"/>
              </w:rPr>
              <w:t xml:space="preserve"> RSSI </w:t>
            </w:r>
            <w:r>
              <w:rPr>
                <w:rFonts w:eastAsia="楷体"/>
                <w:sz w:val="24"/>
              </w:rPr>
              <w:t>的窗口统计量。最后按飞行轮次划分常规、未见故障组合和小样本等评测设置。</w:t>
            </w:r>
          </w:p>
          <w:p w14:paraId="5D3622F1" w14:textId="77777777" w:rsidR="003F4AA3" w:rsidRDefault="00000000">
            <w:pPr>
              <w:spacing w:line="420" w:lineRule="exact"/>
              <w:ind w:firstLineChars="200" w:firstLine="480"/>
            </w:pPr>
            <w:r>
              <w:rPr>
                <w:rFonts w:eastAsia="楷体"/>
                <w:sz w:val="24"/>
              </w:rPr>
              <w:t>（</w:t>
            </w:r>
            <w:r>
              <w:rPr>
                <w:rFonts w:eastAsia="楷体"/>
                <w:sz w:val="24"/>
              </w:rPr>
              <w:t>4</w:t>
            </w:r>
            <w:r>
              <w:rPr>
                <w:rFonts w:eastAsia="楷体"/>
                <w:sz w:val="24"/>
              </w:rPr>
              <w:t>）构建分层故障表征。从传感层（原始测量）、控制层（电机指令及其不平衡量）和估计层（新息、检验比、零偏估计）提取特征，并以本轮注入前的悬停段为基准做差分，抵消飞行之间的差异；归纳各类故障在三层上的响应模式，为研究内容二的属性</w:t>
            </w:r>
            <w:r>
              <w:rPr>
                <w:rFonts w:eastAsia="楷体"/>
                <w:sz w:val="24"/>
              </w:rPr>
              <w:t>—</w:t>
            </w:r>
            <w:r>
              <w:rPr>
                <w:rFonts w:eastAsia="楷体"/>
                <w:sz w:val="24"/>
              </w:rPr>
              <w:t>机理描述和诊断依据文本提供依据。</w:t>
            </w:r>
          </w:p>
          <w:p w14:paraId="00E7519E" w14:textId="77777777" w:rsidR="003F4AA3" w:rsidRDefault="00000000">
            <w:pPr>
              <w:spacing w:line="420" w:lineRule="exact"/>
              <w:ind w:firstLineChars="200" w:firstLine="480"/>
            </w:pPr>
            <w:r>
              <w:rPr>
                <w:rFonts w:eastAsia="楷体"/>
                <w:sz w:val="24"/>
              </w:rPr>
              <w:t>（</w:t>
            </w:r>
            <w:r>
              <w:rPr>
                <w:rFonts w:eastAsia="楷体"/>
                <w:sz w:val="24"/>
              </w:rPr>
              <w:t>5</w:t>
            </w:r>
            <w:r>
              <w:rPr>
                <w:rFonts w:eastAsia="楷体"/>
                <w:sz w:val="24"/>
              </w:rPr>
              <w:t>）分析故障可检测性。用统计检验比较注入前后各通道的差异，以正常飞行中同一指标的变化为对照确定显著性阈值，绘制</w:t>
            </w:r>
            <w:r>
              <w:rPr>
                <w:rFonts w:eastAsia="楷体"/>
                <w:sz w:val="24"/>
              </w:rPr>
              <w:t>“</w:t>
            </w:r>
            <w:r>
              <w:rPr>
                <w:rFonts w:eastAsia="楷体"/>
                <w:sz w:val="24"/>
              </w:rPr>
              <w:t>故障</w:t>
            </w:r>
            <w:r>
              <w:rPr>
                <w:rFonts w:eastAsia="楷体"/>
                <w:sz w:val="24"/>
              </w:rPr>
              <w:t xml:space="preserve"> × </w:t>
            </w:r>
            <w:r>
              <w:rPr>
                <w:rFonts w:eastAsia="楷体"/>
                <w:sz w:val="24"/>
              </w:rPr>
              <w:t>通道</w:t>
            </w:r>
            <w:r>
              <w:rPr>
                <w:rFonts w:eastAsia="楷体"/>
                <w:sz w:val="24"/>
              </w:rPr>
              <w:t>”</w:t>
            </w:r>
            <w:r>
              <w:rPr>
                <w:rFonts w:eastAsia="楷体"/>
                <w:sz w:val="24"/>
              </w:rPr>
              <w:t>显著性热图，检验故障在控制层、估计层是否比传感层更明显，以验证分层表征的有效性，并为依据文本中显著变化的判定提供标准。初步结果如图</w:t>
            </w:r>
            <w:r>
              <w:rPr>
                <w:rFonts w:eastAsia="楷体"/>
                <w:sz w:val="24"/>
              </w:rPr>
              <w:t xml:space="preserve"> 3 </w:t>
            </w:r>
            <w:r>
              <w:rPr>
                <w:rFonts w:eastAsia="楷体"/>
                <w:sz w:val="24"/>
              </w:rPr>
              <w:t>所示。</w:t>
            </w:r>
          </w:p>
          <w:p w14:paraId="4532DA9D" w14:textId="77777777" w:rsidR="003F4AA3" w:rsidRDefault="00000000">
            <w:pPr>
              <w:spacing w:line="420" w:lineRule="exact"/>
              <w:ind w:firstLineChars="200" w:firstLine="480"/>
            </w:pPr>
            <w:commentRangeStart w:id="18"/>
            <w:r>
              <w:rPr>
                <w:rFonts w:eastAsia="楷体"/>
                <w:sz w:val="24"/>
              </w:rPr>
              <w:t>创新点：（</w:t>
            </w:r>
            <w:r>
              <w:rPr>
                <w:rFonts w:eastAsia="楷体"/>
                <w:sz w:val="24"/>
              </w:rPr>
              <w:t>1</w:t>
            </w:r>
            <w:r>
              <w:rPr>
                <w:rFonts w:eastAsia="楷体"/>
                <w:sz w:val="24"/>
              </w:rPr>
              <w:t>）构建故障标签与飞行数据同时钟、包含估计器内部量并同步采集射频信号的多旋翼无人机真机故障数据集；（</w:t>
            </w:r>
            <w:r>
              <w:rPr>
                <w:rFonts w:eastAsia="楷体"/>
                <w:sz w:val="24"/>
              </w:rPr>
              <w:t>2</w:t>
            </w:r>
            <w:r>
              <w:rPr>
                <w:rFonts w:eastAsia="楷体"/>
                <w:sz w:val="24"/>
              </w:rPr>
              <w:t>）提出以控制层、估计层特征和自参考差分为核心的分层故障表征方法，应对闭环补偿对故障特征的掩盖。</w:t>
            </w:r>
            <w:commentRangeEnd w:id="18"/>
            <w:r w:rsidR="001848E0">
              <w:rPr>
                <w:rStyle w:val="ae"/>
                <w:szCs w:val="24"/>
              </w:rPr>
              <w:commentReference w:id="18"/>
            </w:r>
          </w:p>
          <w:p w14:paraId="4AF98610" w14:textId="77777777" w:rsidR="00320D2D" w:rsidRDefault="00000000">
            <w:pPr>
              <w:keepNext/>
              <w:spacing w:before="120"/>
              <w:jc w:val="center"/>
            </w:pPr>
            <w:r>
              <w:rPr>
                <w:rFonts w:eastAsia="楷体"/>
                <w:sz w:val="24"/>
              </w:rPr>
              <w:t>【此处插入图</w:t>
            </w:r>
            <w:r>
              <w:rPr>
                <w:rFonts w:eastAsia="楷体"/>
                <w:sz w:val="24"/>
              </w:rPr>
              <w:t xml:space="preserve"> 2</w:t>
            </w:r>
            <w:r>
              <w:rPr>
                <w:rFonts w:eastAsia="楷体"/>
                <w:sz w:val="24"/>
              </w:rPr>
              <w:t>】在原图基础上修改：平台部分加入地面</w:t>
            </w:r>
            <w:r>
              <w:rPr>
                <w:rFonts w:eastAsia="楷体"/>
                <w:sz w:val="24"/>
              </w:rPr>
              <w:t xml:space="preserve"> RFID </w:t>
            </w:r>
            <w:r>
              <w:rPr>
                <w:rFonts w:eastAsia="楷体"/>
                <w:sz w:val="24"/>
              </w:rPr>
              <w:t>读写器、射频天线和机臂上的无源标签，射频数据与飞行日志一同进入数据集；第</w:t>
            </w:r>
            <w:r>
              <w:rPr>
                <w:rFonts w:eastAsia="楷体"/>
                <w:sz w:val="24"/>
              </w:rPr>
              <w:t xml:space="preserve"> ③ </w:t>
            </w:r>
            <w:r>
              <w:rPr>
                <w:rFonts w:eastAsia="楷体"/>
                <w:sz w:val="24"/>
              </w:rPr>
              <w:t>步的时间对齐中加入射频数据与飞控日志按起飞和注入时刻对齐；</w:t>
            </w:r>
            <w:r>
              <w:rPr>
                <w:rFonts w:eastAsia="楷体"/>
                <w:sz w:val="24"/>
              </w:rPr>
              <w:t>“</w:t>
            </w:r>
            <w:r>
              <w:rPr>
                <w:rFonts w:eastAsia="楷体"/>
                <w:sz w:val="24"/>
              </w:rPr>
              <w:t>机理表</w:t>
            </w:r>
            <w:r>
              <w:rPr>
                <w:rFonts w:eastAsia="楷体"/>
                <w:sz w:val="24"/>
              </w:rPr>
              <w:t>”</w:t>
            </w:r>
            <w:r>
              <w:rPr>
                <w:rFonts w:eastAsia="楷体"/>
                <w:sz w:val="24"/>
              </w:rPr>
              <w:t>改为</w:t>
            </w:r>
            <w:r>
              <w:rPr>
                <w:rFonts w:eastAsia="楷体"/>
                <w:sz w:val="24"/>
              </w:rPr>
              <w:t>“</w:t>
            </w:r>
            <w:r>
              <w:rPr>
                <w:rFonts w:eastAsia="楷体"/>
                <w:sz w:val="24"/>
              </w:rPr>
              <w:t>依据模板</w:t>
            </w:r>
            <w:r>
              <w:rPr>
                <w:rFonts w:eastAsia="楷体"/>
                <w:sz w:val="24"/>
              </w:rPr>
              <w:t>”</w:t>
            </w:r>
            <w:r>
              <w:rPr>
                <w:rFonts w:eastAsia="楷体"/>
                <w:sz w:val="24"/>
              </w:rPr>
              <w:t>。</w:t>
            </w:r>
          </w:p>
          <w:p w14:paraId="6198EEA0" w14:textId="77777777" w:rsidR="003F4AA3" w:rsidRDefault="00000000">
            <w:pPr>
              <w:spacing w:before="62" w:after="62" w:line="420" w:lineRule="exact"/>
              <w:jc w:val="center"/>
            </w:pPr>
            <w:r>
              <w:rPr>
                <w:rFonts w:eastAsia="楷体"/>
                <w:sz w:val="24"/>
              </w:rPr>
              <w:t>图</w:t>
            </w:r>
            <w:r>
              <w:rPr>
                <w:rFonts w:eastAsia="楷体"/>
                <w:sz w:val="24"/>
              </w:rPr>
              <w:t xml:space="preserve"> 2 </w:t>
            </w:r>
            <w:r>
              <w:rPr>
                <w:rFonts w:eastAsia="楷体"/>
                <w:sz w:val="24"/>
              </w:rPr>
              <w:t>实验平台搭建与数据集构建流程</w:t>
            </w:r>
          </w:p>
          <w:p w14:paraId="43074FA9" w14:textId="77777777" w:rsidR="00400F60" w:rsidRDefault="00000000">
            <w:pPr>
              <w:spacing w:before="62" w:after="62" w:line="420" w:lineRule="exact"/>
              <w:jc w:val="center"/>
            </w:pPr>
            <w:r>
              <w:rPr>
                <w:rFonts w:eastAsia="楷体"/>
                <w:sz w:val="24"/>
              </w:rPr>
              <w:t>【此处插入图</w:t>
            </w:r>
            <w:r>
              <w:rPr>
                <w:rFonts w:eastAsia="楷体"/>
                <w:sz w:val="24"/>
              </w:rPr>
              <w:t xml:space="preserve"> 3</w:t>
            </w:r>
            <w:r>
              <w:rPr>
                <w:rFonts w:eastAsia="楷体"/>
                <w:sz w:val="24"/>
              </w:rPr>
              <w:t>】电机故障注入前后，传感层、控制层、估计层代表通道的时序曲线，以及</w:t>
            </w:r>
            <w:r>
              <w:rPr>
                <w:rFonts w:eastAsia="楷体"/>
                <w:sz w:val="24"/>
              </w:rPr>
              <w:t>“</w:t>
            </w:r>
            <w:r>
              <w:rPr>
                <w:rFonts w:eastAsia="楷体"/>
                <w:sz w:val="24"/>
              </w:rPr>
              <w:t>故障</w:t>
            </w:r>
            <w:r>
              <w:rPr>
                <w:rFonts w:eastAsia="楷体"/>
                <w:sz w:val="24"/>
              </w:rPr>
              <w:t xml:space="preserve"> × </w:t>
            </w:r>
            <w:r>
              <w:rPr>
                <w:rFonts w:eastAsia="楷体"/>
                <w:sz w:val="24"/>
              </w:rPr>
              <w:t>通道</w:t>
            </w:r>
            <w:r>
              <w:rPr>
                <w:rFonts w:eastAsia="楷体"/>
                <w:sz w:val="24"/>
              </w:rPr>
              <w:t>”</w:t>
            </w:r>
            <w:r>
              <w:rPr>
                <w:rFonts w:eastAsia="楷体"/>
                <w:sz w:val="24"/>
              </w:rPr>
              <w:t>显著性热图。</w:t>
            </w:r>
          </w:p>
          <w:p w14:paraId="0A87D094" w14:textId="77777777" w:rsidR="00320D2D" w:rsidRDefault="00000000">
            <w:pPr>
              <w:spacing w:before="62" w:after="62" w:line="420" w:lineRule="exact"/>
              <w:jc w:val="center"/>
            </w:pPr>
            <w:r>
              <w:rPr>
                <w:rFonts w:eastAsia="楷体"/>
                <w:sz w:val="24"/>
              </w:rPr>
              <w:t>图</w:t>
            </w:r>
            <w:r>
              <w:rPr>
                <w:rFonts w:eastAsia="楷体"/>
                <w:sz w:val="24"/>
              </w:rPr>
              <w:t xml:space="preserve"> 3 </w:t>
            </w:r>
            <w:r>
              <w:rPr>
                <w:rFonts w:eastAsia="楷体"/>
                <w:sz w:val="24"/>
              </w:rPr>
              <w:t>电机故障下各层通道的响应与可检测性</w:t>
            </w:r>
          </w:p>
          <w:p w14:paraId="17596A80" w14:textId="35BF07FA" w:rsidR="003F4AA3" w:rsidRDefault="00000000">
            <w:pPr>
              <w:keepNext/>
              <w:spacing w:before="93" w:after="62" w:line="420" w:lineRule="exact"/>
              <w:ind w:firstLine="482"/>
              <w:outlineLvl w:val="1"/>
            </w:pPr>
            <w:r>
              <w:rPr>
                <w:rFonts w:eastAsia="楷体"/>
                <w:b/>
                <w:bCs/>
                <w:sz w:val="24"/>
              </w:rPr>
              <w:t xml:space="preserve">3.2.2 </w:t>
            </w:r>
            <w:r>
              <w:rPr>
                <w:rFonts w:eastAsia="楷体"/>
                <w:b/>
                <w:bCs/>
                <w:sz w:val="24"/>
              </w:rPr>
              <w:t>融合时序</w:t>
            </w:r>
            <w:ins w:id="19" w:author="fufu sha" w:date="2026-10-21T11:41:00Z" w16du:dateUtc="2026-10-21T03:41:00Z">
              <w:r w:rsidR="001848E0">
                <w:rPr>
                  <w:rFonts w:eastAsia="楷体" w:hint="eastAsia"/>
                  <w:b/>
                  <w:bCs/>
                  <w:sz w:val="24"/>
                </w:rPr>
                <w:t>-</w:t>
              </w:r>
            </w:ins>
            <w:del w:id="20" w:author="fufu sha" w:date="2026-10-21T11:41:00Z" w16du:dateUtc="2026-10-21T03:41:00Z">
              <w:r w:rsidDel="001848E0">
                <w:rPr>
                  <w:rFonts w:eastAsia="楷体"/>
                  <w:b/>
                  <w:bCs/>
                  <w:sz w:val="24"/>
                </w:rPr>
                <w:delText>—</w:delText>
              </w:r>
            </w:del>
            <w:r>
              <w:rPr>
                <w:rFonts w:eastAsia="楷体"/>
                <w:b/>
                <w:bCs/>
                <w:sz w:val="24"/>
              </w:rPr>
              <w:t>语义对齐与机理知识的大语言模型生成式故障诊断方法</w:t>
            </w:r>
          </w:p>
          <w:p w14:paraId="5C5774D5" w14:textId="77777777" w:rsidR="00320D2D" w:rsidRDefault="00000000">
            <w:pPr>
              <w:spacing w:line="420" w:lineRule="exact"/>
              <w:ind w:firstLineChars="200" w:firstLine="480"/>
            </w:pPr>
            <w:r>
              <w:rPr>
                <w:rFonts w:eastAsia="楷体"/>
                <w:sz w:val="24"/>
              </w:rPr>
              <w:t>研究内容二的模型结构如图</w:t>
            </w:r>
            <w:r>
              <w:rPr>
                <w:rFonts w:eastAsia="楷体"/>
                <w:sz w:val="24"/>
              </w:rPr>
              <w:t xml:space="preserve"> 4 </w:t>
            </w:r>
            <w:r>
              <w:rPr>
                <w:rFonts w:eastAsia="楷体"/>
                <w:sz w:val="24"/>
              </w:rPr>
              <w:t>所示。时序编码与混合输入方式参照</w:t>
            </w:r>
            <w:r>
              <w:rPr>
                <w:rFonts w:eastAsia="楷体"/>
                <w:sz w:val="24"/>
              </w:rPr>
              <w:t xml:space="preserve"> ChatTS</w:t>
            </w:r>
            <w:r>
              <w:rPr>
                <w:rFonts w:eastAsia="楷体"/>
                <w:sz w:val="24"/>
                <w:vertAlign w:val="superscript"/>
              </w:rPr>
              <w:t>[37]</w:t>
            </w:r>
            <w:r>
              <w:rPr>
                <w:rFonts w:eastAsia="楷体"/>
                <w:sz w:val="24"/>
              </w:rPr>
              <w:t>，信号与文本的融合参照文献</w:t>
            </w:r>
            <w:r>
              <w:rPr>
                <w:rFonts w:eastAsia="楷体"/>
                <w:sz w:val="24"/>
                <w:vertAlign w:val="superscript"/>
              </w:rPr>
              <w:t>[41]</w:t>
            </w:r>
            <w:r>
              <w:rPr>
                <w:rFonts w:eastAsia="楷体"/>
                <w:sz w:val="24"/>
              </w:rPr>
              <w:t>，在此基础上加入属性</w:t>
            </w:r>
            <w:r>
              <w:rPr>
                <w:rFonts w:eastAsia="楷体"/>
                <w:sz w:val="24"/>
              </w:rPr>
              <w:t>—</w:t>
            </w:r>
            <w:r>
              <w:rPr>
                <w:rFonts w:eastAsia="楷体"/>
                <w:sz w:val="24"/>
              </w:rPr>
              <w:t>机理知识和属性化结构化输出，具体步骤如下。</w:t>
            </w:r>
          </w:p>
          <w:p w14:paraId="222A0265" w14:textId="77777777" w:rsidR="00320D2D" w:rsidRDefault="00000000">
            <w:pPr>
              <w:spacing w:line="420" w:lineRule="exact"/>
              <w:ind w:firstLineChars="200" w:firstLine="480"/>
            </w:pPr>
            <w:r>
              <w:rPr>
                <w:rFonts w:eastAsia="楷体"/>
                <w:sz w:val="24"/>
              </w:rPr>
              <w:t>（</w:t>
            </w:r>
            <w:r>
              <w:rPr>
                <w:rFonts w:eastAsia="楷体"/>
                <w:sz w:val="24"/>
              </w:rPr>
              <w:t>1</w:t>
            </w:r>
            <w:r>
              <w:rPr>
                <w:rFonts w:eastAsia="楷体"/>
                <w:sz w:val="24"/>
              </w:rPr>
              <w:t>）构建时序</w:t>
            </w:r>
            <w:r>
              <w:rPr>
                <w:rFonts w:eastAsia="楷体"/>
                <w:sz w:val="24"/>
              </w:rPr>
              <w:t>—</w:t>
            </w:r>
            <w:r>
              <w:rPr>
                <w:rFonts w:eastAsia="楷体"/>
                <w:sz w:val="24"/>
              </w:rPr>
              <w:t>文本混合输入。选取研究内容一中对至少一类故障显著的通道，将其分层特征（已做基线差分，并按正常飞行的统计量标准化）按通道切分为固定长度的片段（</w:t>
            </w:r>
            <w:r>
              <w:rPr>
                <w:rFonts w:eastAsia="楷体"/>
                <w:sz w:val="24"/>
              </w:rPr>
              <w:t>patch</w:t>
            </w:r>
            <w:r>
              <w:rPr>
                <w:rFonts w:eastAsia="楷体"/>
                <w:sz w:val="24"/>
              </w:rPr>
              <w:t>），经多层感知机编码器和投影层得到时序</w:t>
            </w:r>
            <w:r>
              <w:rPr>
                <w:rFonts w:eastAsia="楷体"/>
                <w:sz w:val="24"/>
              </w:rPr>
              <w:t xml:space="preserve"> token</w:t>
            </w:r>
            <w:r>
              <w:rPr>
                <w:rFonts w:eastAsia="楷体"/>
                <w:sz w:val="24"/>
              </w:rPr>
              <w:t>。每个通道的时序</w:t>
            </w:r>
            <w:r>
              <w:rPr>
                <w:rFonts w:eastAsia="楷体"/>
                <w:sz w:val="24"/>
              </w:rPr>
              <w:t xml:space="preserve"> token </w:t>
            </w:r>
            <w:r>
              <w:rPr>
                <w:rFonts w:eastAsia="楷体"/>
                <w:sz w:val="24"/>
              </w:rPr>
              <w:t>前标注通道名称和层级，如</w:t>
            </w:r>
            <w:r>
              <w:rPr>
                <w:rFonts w:eastAsia="楷体"/>
                <w:sz w:val="24"/>
              </w:rPr>
              <w:t>“</w:t>
            </w:r>
            <w:r>
              <w:rPr>
                <w:rFonts w:eastAsia="楷体"/>
                <w:sz w:val="24"/>
              </w:rPr>
              <w:t>【控制层】电机</w:t>
            </w:r>
            <w:r>
              <w:rPr>
                <w:rFonts w:eastAsia="楷体"/>
                <w:sz w:val="24"/>
              </w:rPr>
              <w:t xml:space="preserve"> 1 </w:t>
            </w:r>
            <w:r>
              <w:rPr>
                <w:rFonts w:eastAsia="楷体"/>
                <w:sz w:val="24"/>
              </w:rPr>
              <w:t>指令：</w:t>
            </w:r>
            <w:r>
              <w:rPr>
                <w:rFonts w:eastAsia="楷体"/>
                <w:sz w:val="24"/>
              </w:rPr>
              <w:t>&lt;ts&gt;”</w:t>
            </w:r>
            <w:r>
              <w:rPr>
                <w:rFonts w:eastAsia="楷体"/>
                <w:sz w:val="24"/>
              </w:rPr>
              <w:t>。输入降采样到</w:t>
            </w:r>
            <w:r>
              <w:rPr>
                <w:rFonts w:eastAsia="楷体"/>
                <w:sz w:val="24"/>
              </w:rPr>
              <w:t xml:space="preserve"> 50 Hz </w:t>
            </w:r>
            <w:r>
              <w:rPr>
                <w:rFonts w:eastAsia="楷体"/>
                <w:sz w:val="24"/>
              </w:rPr>
              <w:t>会削弱噪声类故障的高频成分，因此在</w:t>
            </w:r>
            <w:r>
              <w:rPr>
                <w:rFonts w:eastAsia="楷体"/>
                <w:sz w:val="24"/>
              </w:rPr>
              <w:t xml:space="preserve"> 100 Hz </w:t>
            </w:r>
            <w:r>
              <w:rPr>
                <w:rFonts w:eastAsia="楷体"/>
                <w:sz w:val="24"/>
              </w:rPr>
              <w:t>数据上计算各通道的标准差和频带能量，以文本形式附在通道名称后。文本提示另包括任务</w:t>
            </w:r>
            <w:r>
              <w:rPr>
                <w:rFonts w:eastAsia="楷体"/>
                <w:sz w:val="24"/>
              </w:rPr>
              <w:lastRenderedPageBreak/>
              <w:t>说明和属性</w:t>
            </w:r>
            <w:r>
              <w:rPr>
                <w:rFonts w:eastAsia="楷体"/>
                <w:sz w:val="24"/>
              </w:rPr>
              <w:t>—</w:t>
            </w:r>
            <w:r>
              <w:rPr>
                <w:rFonts w:eastAsia="楷体"/>
                <w:sz w:val="24"/>
              </w:rPr>
              <w:t>机理知识。</w:t>
            </w:r>
          </w:p>
          <w:p w14:paraId="40AAAF90" w14:textId="77777777" w:rsidR="00320D2D" w:rsidRDefault="00000000">
            <w:pPr>
              <w:spacing w:line="420" w:lineRule="exact"/>
              <w:ind w:firstLineChars="200" w:firstLine="480"/>
            </w:pPr>
            <w:r>
              <w:rPr>
                <w:rFonts w:eastAsia="楷体"/>
                <w:sz w:val="24"/>
              </w:rPr>
              <w:t>（</w:t>
            </w:r>
            <w:r>
              <w:rPr>
                <w:rFonts w:eastAsia="楷体"/>
                <w:sz w:val="24"/>
              </w:rPr>
              <w:t>2</w:t>
            </w:r>
            <w:r>
              <w:rPr>
                <w:rFonts w:eastAsia="楷体"/>
                <w:sz w:val="24"/>
              </w:rPr>
              <w:t>）构建属性</w:t>
            </w:r>
            <w:r>
              <w:rPr>
                <w:rFonts w:eastAsia="楷体"/>
                <w:sz w:val="24"/>
              </w:rPr>
              <w:t>—</w:t>
            </w:r>
            <w:r>
              <w:rPr>
                <w:rFonts w:eastAsia="楷体"/>
                <w:sz w:val="24"/>
              </w:rPr>
              <w:t>机理知识。依据</w:t>
            </w:r>
            <w:r>
              <w:rPr>
                <w:rFonts w:eastAsia="楷体"/>
                <w:sz w:val="24"/>
              </w:rPr>
              <w:t xml:space="preserve"> PX4 </w:t>
            </w:r>
            <w:r>
              <w:rPr>
                <w:rFonts w:eastAsia="楷体"/>
                <w:sz w:val="24"/>
              </w:rPr>
              <w:t>文档与源码、平台故障模型和多旋翼教材，为每个属性取值编写机理描述，说明故障的物理含义、在闭环中的传播路径和预期表现的通道，例如</w:t>
            </w:r>
            <w:r>
              <w:rPr>
                <w:rFonts w:eastAsia="楷体"/>
                <w:sz w:val="24"/>
              </w:rPr>
              <w:t>“</w:t>
            </w:r>
            <w:r>
              <w:rPr>
                <w:rFonts w:eastAsia="楷体"/>
                <w:sz w:val="24"/>
              </w:rPr>
              <w:t>电机效率下降：该电机实际出力低于指令，控制器提高其指令补偿，对角电机指令相应变化</w:t>
            </w:r>
            <w:r>
              <w:rPr>
                <w:rFonts w:eastAsia="楷体"/>
                <w:sz w:val="24"/>
              </w:rPr>
              <w:t>”</w:t>
            </w:r>
            <w:r>
              <w:rPr>
                <w:rFonts w:eastAsia="楷体"/>
                <w:sz w:val="24"/>
              </w:rPr>
              <w:t>，并用研究内容一的显著性分析结果逐条核对。推理时，机理知识写入系统提示；训练时，诊断依据中写明显著变化及对应的机理条目，使模型学会按机理推理。</w:t>
            </w:r>
          </w:p>
          <w:p w14:paraId="6F1DFD1A" w14:textId="77777777" w:rsidR="00320D2D" w:rsidRDefault="00000000">
            <w:pPr>
              <w:spacing w:line="420" w:lineRule="exact"/>
              <w:ind w:firstLineChars="200" w:firstLine="480"/>
            </w:pPr>
            <w:r>
              <w:rPr>
                <w:rFonts w:eastAsia="楷体"/>
                <w:sz w:val="24"/>
              </w:rPr>
              <w:t>（</w:t>
            </w:r>
            <w:r>
              <w:rPr>
                <w:rFonts w:eastAsia="楷体"/>
                <w:sz w:val="24"/>
              </w:rPr>
              <w:t>3</w:t>
            </w:r>
            <w:r>
              <w:rPr>
                <w:rFonts w:eastAsia="楷体"/>
                <w:sz w:val="24"/>
              </w:rPr>
              <w:t>）两阶段训练。以</w:t>
            </w:r>
            <w:r>
              <w:rPr>
                <w:rFonts w:eastAsia="楷体"/>
                <w:sz w:val="24"/>
              </w:rPr>
              <w:t xml:space="preserve"> Qwen </w:t>
            </w:r>
            <w:r>
              <w:rPr>
                <w:rFonts w:eastAsia="楷体"/>
                <w:sz w:val="24"/>
              </w:rPr>
              <w:t>系列开源大语言模型为基座，主实验采用</w:t>
            </w:r>
            <w:r>
              <w:rPr>
                <w:rFonts w:eastAsia="楷体"/>
                <w:sz w:val="24"/>
              </w:rPr>
              <w:t xml:space="preserve"> 1.5B–4B </w:t>
            </w:r>
            <w:r>
              <w:rPr>
                <w:rFonts w:eastAsia="楷体"/>
                <w:sz w:val="24"/>
              </w:rPr>
              <w:t>参数规模。第一阶段为时序</w:t>
            </w:r>
            <w:r>
              <w:rPr>
                <w:rFonts w:eastAsia="楷体"/>
                <w:sz w:val="24"/>
              </w:rPr>
              <w:t>—</w:t>
            </w:r>
            <w:r>
              <w:rPr>
                <w:rFonts w:eastAsia="楷体"/>
                <w:sz w:val="24"/>
              </w:rPr>
              <w:t>语义对齐：冻结大语言模型，只训练编码器和投影层，训练数据包括</w:t>
            </w:r>
            <w:r>
              <w:rPr>
                <w:rFonts w:eastAsia="楷体"/>
                <w:sz w:val="24"/>
              </w:rPr>
              <w:t xml:space="preserve"> ChatTS </w:t>
            </w:r>
            <w:r>
              <w:rPr>
                <w:rFonts w:eastAsia="楷体"/>
                <w:sz w:val="24"/>
              </w:rPr>
              <w:t>的合成时序描述数据（合成方法如图</w:t>
            </w:r>
            <w:r>
              <w:rPr>
                <w:rFonts w:eastAsia="楷体"/>
                <w:sz w:val="24"/>
              </w:rPr>
              <w:t xml:space="preserve"> 5 </w:t>
            </w:r>
            <w:r>
              <w:rPr>
                <w:rFonts w:eastAsia="楷体"/>
                <w:sz w:val="24"/>
              </w:rPr>
              <w:t>所示），以及由训练集飞行数据自动生成、答案由程序计算的</w:t>
            </w:r>
            <w:r>
              <w:rPr>
                <w:rFonts w:eastAsia="楷体"/>
                <w:sz w:val="24"/>
              </w:rPr>
              <w:t>“</w:t>
            </w:r>
            <w:r>
              <w:rPr>
                <w:rFonts w:eastAsia="楷体"/>
                <w:sz w:val="24"/>
              </w:rPr>
              <w:t>信号</w:t>
            </w:r>
            <w:r>
              <w:rPr>
                <w:rFonts w:eastAsia="楷体"/>
                <w:sz w:val="24"/>
              </w:rPr>
              <w:t>—</w:t>
            </w:r>
            <w:r>
              <w:rPr>
                <w:rFonts w:eastAsia="楷体"/>
                <w:sz w:val="24"/>
              </w:rPr>
              <w:t>描述</w:t>
            </w:r>
            <w:r>
              <w:rPr>
                <w:rFonts w:eastAsia="楷体"/>
                <w:sz w:val="24"/>
              </w:rPr>
              <w:t>”</w:t>
            </w:r>
            <w:r>
              <w:rPr>
                <w:rFonts w:eastAsia="楷体"/>
                <w:sz w:val="24"/>
              </w:rPr>
              <w:t>问答，如</w:t>
            </w:r>
            <w:r>
              <w:rPr>
                <w:rFonts w:eastAsia="楷体"/>
                <w:sz w:val="24"/>
              </w:rPr>
              <w:t>“</w:t>
            </w:r>
            <w:r>
              <w:rPr>
                <w:rFonts w:eastAsia="楷体"/>
                <w:sz w:val="24"/>
              </w:rPr>
              <w:t>电机</w:t>
            </w:r>
            <w:r>
              <w:rPr>
                <w:rFonts w:eastAsia="楷体"/>
                <w:sz w:val="24"/>
              </w:rPr>
              <w:t xml:space="preserve"> 2 </w:t>
            </w:r>
            <w:r>
              <w:rPr>
                <w:rFonts w:eastAsia="楷体"/>
                <w:sz w:val="24"/>
              </w:rPr>
              <w:t>指令相对基线如何变化</w:t>
            </w:r>
            <w:r>
              <w:rPr>
                <w:rFonts w:eastAsia="楷体"/>
                <w:sz w:val="24"/>
              </w:rPr>
              <w:t>”</w:t>
            </w:r>
            <w:r>
              <w:rPr>
                <w:rFonts w:eastAsia="楷体"/>
                <w:sz w:val="24"/>
              </w:rPr>
              <w:t>，不需要故障标签。第二阶段为诊断微调：用低秩适配（</w:t>
            </w:r>
            <w:r>
              <w:rPr>
                <w:rFonts w:eastAsia="楷体"/>
                <w:sz w:val="24"/>
              </w:rPr>
              <w:t>LoRA</w:t>
            </w:r>
            <w:r>
              <w:rPr>
                <w:rFonts w:eastAsia="楷体"/>
                <w:sz w:val="24"/>
              </w:rPr>
              <w:t>）</w:t>
            </w:r>
            <w:r>
              <w:rPr>
                <w:rFonts w:eastAsia="楷体"/>
                <w:sz w:val="24"/>
                <w:vertAlign w:val="superscript"/>
              </w:rPr>
              <w:t>[44]</w:t>
            </w:r>
            <w:r>
              <w:rPr>
                <w:rFonts w:eastAsia="楷体"/>
                <w:sz w:val="24"/>
              </w:rPr>
              <w:t>微调大语言模型（原理如图</w:t>
            </w:r>
            <w:r>
              <w:rPr>
                <w:rFonts w:eastAsia="楷体"/>
                <w:sz w:val="24"/>
              </w:rPr>
              <w:t xml:space="preserve"> 6 </w:t>
            </w:r>
            <w:r>
              <w:rPr>
                <w:rFonts w:eastAsia="楷体"/>
                <w:sz w:val="24"/>
              </w:rPr>
              <w:t>所示），编码器和投影层同时训练，训练目标为先给出诊断依据、再给出结论。训练数据中混入一部分只输出结论的样本，用提示中的模式指令区分，使模型兼具完整解释和快速诊断两种模式。</w:t>
            </w:r>
          </w:p>
          <w:p w14:paraId="6C83CDD2" w14:textId="77777777" w:rsidR="00320D2D" w:rsidRDefault="00000000">
            <w:pPr>
              <w:spacing w:line="420" w:lineRule="exact"/>
              <w:ind w:firstLineChars="200" w:firstLine="480"/>
            </w:pPr>
            <w:r>
              <w:rPr>
                <w:rFonts w:eastAsia="楷体"/>
                <w:sz w:val="24"/>
              </w:rPr>
              <w:t>（</w:t>
            </w:r>
            <w:r>
              <w:rPr>
                <w:rFonts w:eastAsia="楷体"/>
                <w:sz w:val="24"/>
              </w:rPr>
              <w:t>4</w:t>
            </w:r>
            <w:r>
              <w:rPr>
                <w:rFonts w:eastAsia="楷体"/>
                <w:sz w:val="24"/>
              </w:rPr>
              <w:t>）结构化输出与约束解码。结论分为部件、轴、模式、程度四个字段：部件包括</w:t>
            </w:r>
            <w:r>
              <w:rPr>
                <w:rFonts w:eastAsia="楷体"/>
                <w:sz w:val="24"/>
              </w:rPr>
              <w:t xml:space="preserve"> 4 </w:t>
            </w:r>
            <w:r>
              <w:rPr>
                <w:rFonts w:eastAsia="楷体"/>
                <w:sz w:val="24"/>
              </w:rPr>
              <w:t>个电机、陀螺仪、加速度计、磁罗盘和</w:t>
            </w:r>
            <w:r>
              <w:rPr>
                <w:rFonts w:eastAsia="楷体"/>
                <w:sz w:val="24"/>
              </w:rPr>
              <w:t>“</w:t>
            </w:r>
            <w:r>
              <w:rPr>
                <w:rFonts w:eastAsia="楷体"/>
                <w:sz w:val="24"/>
              </w:rPr>
              <w:t>无故障</w:t>
            </w:r>
            <w:r>
              <w:rPr>
                <w:rFonts w:eastAsia="楷体"/>
                <w:sz w:val="24"/>
              </w:rPr>
              <w:t>”</w:t>
            </w:r>
            <w:r>
              <w:rPr>
                <w:rFonts w:eastAsia="楷体"/>
                <w:sz w:val="24"/>
              </w:rPr>
              <w:t>，可同时列出多个电机；电机故障的轴字段为空；程度按研究内容一的归一化强度分为轻、中、重三档。推理时采用约束解码，各字段只能取预定义的属性值。由于结论按属性逐字段生成并以机理为依据，模型可以对训练中未出现的部件、轴、模式、程度组合作出判断。</w:t>
            </w:r>
          </w:p>
          <w:p w14:paraId="177BE967" w14:textId="77777777" w:rsidR="00320D2D" w:rsidRDefault="00000000">
            <w:pPr>
              <w:spacing w:line="420" w:lineRule="exact"/>
              <w:ind w:firstLineChars="200" w:firstLine="480"/>
            </w:pPr>
            <w:r>
              <w:rPr>
                <w:rFonts w:eastAsia="楷体"/>
                <w:sz w:val="24"/>
              </w:rPr>
              <w:t>创新点：（</w:t>
            </w:r>
            <w:r>
              <w:rPr>
                <w:rFonts w:eastAsia="楷体"/>
                <w:sz w:val="24"/>
              </w:rPr>
              <w:t>1</w:t>
            </w:r>
            <w:r>
              <w:rPr>
                <w:rFonts w:eastAsia="楷体"/>
                <w:sz w:val="24"/>
              </w:rPr>
              <w:t>）提出机理知识引导的属性化生成式诊断方法，将结论分解为部件、轴、模式、程度逐字段生成，先给出以机理为依据的诊断依据再给出结论，用于诊断训练中未出现的故障组合；（</w:t>
            </w:r>
            <w:r>
              <w:rPr>
                <w:rFonts w:eastAsia="楷体"/>
                <w:sz w:val="24"/>
              </w:rPr>
              <w:t>2</w:t>
            </w:r>
            <w:r>
              <w:rPr>
                <w:rFonts w:eastAsia="楷体"/>
                <w:sz w:val="24"/>
              </w:rPr>
              <w:t>）提出数据驱动的可核验诊断依据，依据中的变化量由飞行数据计算得到，同时用于对齐训练、诊断微调和依据评价，诊断结论可逐句核验。</w:t>
            </w:r>
          </w:p>
          <w:p w14:paraId="07B5CE7E" w14:textId="77777777" w:rsidR="00320D2D" w:rsidRDefault="00000000">
            <w:pPr>
              <w:keepNext/>
              <w:spacing w:before="120"/>
              <w:jc w:val="center"/>
            </w:pPr>
            <w:r>
              <w:rPr>
                <w:rFonts w:eastAsia="楷体"/>
                <w:sz w:val="24"/>
              </w:rPr>
              <w:t>【此处插入图</w:t>
            </w:r>
            <w:r>
              <w:rPr>
                <w:rFonts w:eastAsia="楷体"/>
                <w:sz w:val="24"/>
              </w:rPr>
              <w:t xml:space="preserve"> 4</w:t>
            </w:r>
            <w:r>
              <w:rPr>
                <w:rFonts w:eastAsia="楷体"/>
                <w:sz w:val="24"/>
              </w:rPr>
              <w:t>】模型结构：左侧为输入构造，分层特征按通道切分</w:t>
            </w:r>
            <w:r>
              <w:rPr>
                <w:rFonts w:eastAsia="楷体"/>
                <w:sz w:val="24"/>
              </w:rPr>
              <w:t xml:space="preserve"> patch</w:t>
            </w:r>
            <w:r>
              <w:rPr>
                <w:rFonts w:eastAsia="楷体"/>
                <w:sz w:val="24"/>
              </w:rPr>
              <w:t>，经</w:t>
            </w:r>
            <w:r>
              <w:rPr>
                <w:rFonts w:eastAsia="楷体"/>
                <w:sz w:val="24"/>
              </w:rPr>
              <w:t xml:space="preserve"> MLP </w:t>
            </w:r>
            <w:r>
              <w:rPr>
                <w:rFonts w:eastAsia="楷体"/>
                <w:sz w:val="24"/>
              </w:rPr>
              <w:t>编码器和投影层得到时序</w:t>
            </w:r>
            <w:r>
              <w:rPr>
                <w:rFonts w:eastAsia="楷体"/>
                <w:sz w:val="24"/>
              </w:rPr>
              <w:t xml:space="preserve"> token</w:t>
            </w:r>
            <w:r>
              <w:rPr>
                <w:rFonts w:eastAsia="楷体"/>
                <w:sz w:val="24"/>
              </w:rPr>
              <w:t>，文本部分为任务说明、属性</w:t>
            </w:r>
            <w:r>
              <w:rPr>
                <w:rFonts w:eastAsia="楷体"/>
                <w:sz w:val="24"/>
              </w:rPr>
              <w:t>—</w:t>
            </w:r>
            <w:r>
              <w:rPr>
                <w:rFonts w:eastAsia="楷体"/>
                <w:sz w:val="24"/>
              </w:rPr>
              <w:t>机理知识、通道名称与统计文本；中间为大语言模型，标出阶段一冻结、阶段二</w:t>
            </w:r>
            <w:r>
              <w:rPr>
                <w:rFonts w:eastAsia="楷体"/>
                <w:sz w:val="24"/>
              </w:rPr>
              <w:t xml:space="preserve"> LoRA </w:t>
            </w:r>
            <w:r>
              <w:rPr>
                <w:rFonts w:eastAsia="楷体"/>
                <w:sz w:val="24"/>
              </w:rPr>
              <w:t>微调；右侧为</w:t>
            </w:r>
            <w:r>
              <w:rPr>
                <w:rFonts w:eastAsia="楷体"/>
                <w:sz w:val="24"/>
              </w:rPr>
              <w:t>“</w:t>
            </w:r>
            <w:r>
              <w:rPr>
                <w:rFonts w:eastAsia="楷体"/>
                <w:sz w:val="24"/>
              </w:rPr>
              <w:t>诊断依据</w:t>
            </w:r>
            <w:r>
              <w:rPr>
                <w:rFonts w:eastAsia="楷体"/>
                <w:sz w:val="24"/>
              </w:rPr>
              <w:t>—</w:t>
            </w:r>
            <w:r>
              <w:rPr>
                <w:rFonts w:eastAsia="楷体"/>
                <w:sz w:val="24"/>
              </w:rPr>
              <w:t>结论</w:t>
            </w:r>
            <w:r>
              <w:rPr>
                <w:rFonts w:eastAsia="楷体"/>
                <w:sz w:val="24"/>
              </w:rPr>
              <w:t>”</w:t>
            </w:r>
            <w:r>
              <w:rPr>
                <w:rFonts w:eastAsia="楷体"/>
                <w:sz w:val="24"/>
              </w:rPr>
              <w:t>输出与约束解码；下方标出两阶段训练各自训练的模块和数据。编号与</w:t>
            </w:r>
            <w:r>
              <w:rPr>
                <w:rFonts w:eastAsia="楷体"/>
                <w:sz w:val="24"/>
              </w:rPr>
              <w:t xml:space="preserve"> 3.2.2 </w:t>
            </w:r>
            <w:r>
              <w:rPr>
                <w:rFonts w:eastAsia="楷体"/>
                <w:sz w:val="24"/>
              </w:rPr>
              <w:t>的四个步骤对应。</w:t>
            </w:r>
          </w:p>
          <w:p w14:paraId="64BF627B" w14:textId="77777777" w:rsidR="003F4AA3" w:rsidRDefault="00000000">
            <w:pPr>
              <w:spacing w:before="62" w:after="62" w:line="420" w:lineRule="exact"/>
              <w:jc w:val="center"/>
            </w:pPr>
            <w:r>
              <w:rPr>
                <w:rFonts w:eastAsia="楷体"/>
                <w:sz w:val="24"/>
              </w:rPr>
              <w:t>图</w:t>
            </w:r>
            <w:r>
              <w:rPr>
                <w:rFonts w:eastAsia="楷体"/>
                <w:sz w:val="24"/>
              </w:rPr>
              <w:t xml:space="preserve"> 4 </w:t>
            </w:r>
            <w:r>
              <w:rPr>
                <w:rFonts w:eastAsia="楷体"/>
                <w:sz w:val="24"/>
              </w:rPr>
              <w:t>时序</w:t>
            </w:r>
            <w:r>
              <w:rPr>
                <w:rFonts w:eastAsia="楷体"/>
                <w:sz w:val="24"/>
              </w:rPr>
              <w:t>—</w:t>
            </w:r>
            <w:r>
              <w:rPr>
                <w:rFonts w:eastAsia="楷体"/>
                <w:sz w:val="24"/>
              </w:rPr>
              <w:t>文本融合的生成式诊断模型结构</w:t>
            </w:r>
          </w:p>
          <w:p w14:paraId="1D31F70E" w14:textId="77777777" w:rsidR="00320D2D" w:rsidRDefault="00000000">
            <w:pPr>
              <w:keepNext/>
              <w:spacing w:before="120"/>
              <w:jc w:val="center"/>
            </w:pPr>
            <w:r>
              <w:rPr>
                <w:noProof/>
              </w:rPr>
              <w:lastRenderedPageBreak/>
              <w:drawing>
                <wp:inline distT="0" distB="0" distL="0" distR="0" wp14:anchorId="57BC7331" wp14:editId="739BF57D">
                  <wp:extent cx="4680000" cy="2119245"/>
                  <wp:effectExtent l="0" t="0" r="0" b="0"/>
                  <wp:docPr id="2005" name="图 5 基于属性的时序合成方法（引自文献[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 name="rIdFig5.png"/>
                          <pic:cNvPicPr>
                            <a:picLocks noChangeAspect="1"/>
                          </pic:cNvPicPr>
                        </pic:nvPicPr>
                        <pic:blipFill>
                          <a:blip r:embed="rId13"/>
                          <a:stretch>
                            <a:fillRect/>
                          </a:stretch>
                        </pic:blipFill>
                        <pic:spPr>
                          <a:xfrm>
                            <a:off x="0" y="0"/>
                            <a:ext cx="4680000" cy="2119245"/>
                          </a:xfrm>
                          <a:prstGeom prst="rect">
                            <a:avLst/>
                          </a:prstGeom>
                        </pic:spPr>
                      </pic:pic>
                    </a:graphicData>
                  </a:graphic>
                </wp:inline>
              </w:drawing>
            </w:r>
          </w:p>
          <w:p w14:paraId="20DF9CEB" w14:textId="77777777" w:rsidR="003F4AA3" w:rsidRDefault="00000000">
            <w:pPr>
              <w:spacing w:before="62" w:after="62" w:line="420" w:lineRule="exact"/>
              <w:jc w:val="center"/>
            </w:pPr>
            <w:r>
              <w:rPr>
                <w:rFonts w:eastAsia="楷体"/>
                <w:sz w:val="24"/>
              </w:rPr>
              <w:t>图</w:t>
            </w:r>
            <w:r>
              <w:rPr>
                <w:rFonts w:eastAsia="楷体"/>
                <w:sz w:val="24"/>
              </w:rPr>
              <w:t xml:space="preserve"> 5 </w:t>
            </w:r>
            <w:r>
              <w:rPr>
                <w:rFonts w:eastAsia="楷体"/>
                <w:sz w:val="24"/>
              </w:rPr>
              <w:t>基于属性的时序合成方法（引自文献</w:t>
            </w:r>
            <w:r>
              <w:rPr>
                <w:rFonts w:eastAsia="楷体"/>
                <w:sz w:val="24"/>
              </w:rPr>
              <w:t>[37]</w:t>
            </w:r>
            <w:r>
              <w:rPr>
                <w:rFonts w:eastAsia="楷体"/>
                <w:sz w:val="24"/>
              </w:rPr>
              <w:t>）</w:t>
            </w:r>
          </w:p>
          <w:p w14:paraId="3D93AC20" w14:textId="77777777" w:rsidR="00320D2D" w:rsidRDefault="00000000">
            <w:pPr>
              <w:keepNext/>
              <w:spacing w:before="120"/>
              <w:jc w:val="center"/>
            </w:pPr>
            <w:r>
              <w:rPr>
                <w:noProof/>
              </w:rPr>
              <w:drawing>
                <wp:inline distT="0" distB="0" distL="0" distR="0" wp14:anchorId="4125C2AF" wp14:editId="60AA7A3B">
                  <wp:extent cx="2520000" cy="2313271"/>
                  <wp:effectExtent l="0" t="0" r="0" b="0"/>
                  <wp:docPr id="2006" name="图 6 低秩适配微调原理（引自文献[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 name="rIdFig6.png"/>
                          <pic:cNvPicPr>
                            <a:picLocks noChangeAspect="1"/>
                          </pic:cNvPicPr>
                        </pic:nvPicPr>
                        <pic:blipFill>
                          <a:blip r:embed="rId14"/>
                          <a:stretch>
                            <a:fillRect/>
                          </a:stretch>
                        </pic:blipFill>
                        <pic:spPr>
                          <a:xfrm>
                            <a:off x="0" y="0"/>
                            <a:ext cx="2520000" cy="2313271"/>
                          </a:xfrm>
                          <a:prstGeom prst="rect">
                            <a:avLst/>
                          </a:prstGeom>
                        </pic:spPr>
                      </pic:pic>
                    </a:graphicData>
                  </a:graphic>
                </wp:inline>
              </w:drawing>
            </w:r>
          </w:p>
          <w:p w14:paraId="653F2FC6" w14:textId="77777777" w:rsidR="003F4AA3" w:rsidRDefault="00000000">
            <w:pPr>
              <w:spacing w:before="62" w:after="62" w:line="420" w:lineRule="exact"/>
              <w:jc w:val="center"/>
            </w:pPr>
            <w:r>
              <w:rPr>
                <w:rFonts w:eastAsia="楷体"/>
                <w:sz w:val="24"/>
              </w:rPr>
              <w:t>图</w:t>
            </w:r>
            <w:r>
              <w:rPr>
                <w:rFonts w:eastAsia="楷体"/>
                <w:sz w:val="24"/>
              </w:rPr>
              <w:t xml:space="preserve"> 6 </w:t>
            </w:r>
            <w:r>
              <w:rPr>
                <w:rFonts w:eastAsia="楷体"/>
                <w:sz w:val="24"/>
              </w:rPr>
              <w:t>低秩适配微调原理（引自文献</w:t>
            </w:r>
            <w:r>
              <w:rPr>
                <w:rFonts w:eastAsia="楷体"/>
                <w:sz w:val="24"/>
              </w:rPr>
              <w:t>[44]</w:t>
            </w:r>
            <w:r>
              <w:rPr>
                <w:rFonts w:eastAsia="楷体"/>
                <w:sz w:val="24"/>
              </w:rPr>
              <w:t>）</w:t>
            </w:r>
          </w:p>
          <w:p w14:paraId="4418AB33" w14:textId="77777777" w:rsidR="003F4AA3" w:rsidRDefault="00000000">
            <w:pPr>
              <w:keepNext/>
              <w:spacing w:before="93" w:after="62" w:line="420" w:lineRule="exact"/>
              <w:ind w:firstLine="482"/>
              <w:outlineLvl w:val="1"/>
            </w:pPr>
            <w:r>
              <w:rPr>
                <w:rFonts w:eastAsia="楷体"/>
                <w:b/>
                <w:bCs/>
                <w:sz w:val="24"/>
              </w:rPr>
              <w:t xml:space="preserve">3.2.3 </w:t>
            </w:r>
            <w:r>
              <w:rPr>
                <w:rFonts w:eastAsia="楷体"/>
                <w:b/>
                <w:bCs/>
                <w:sz w:val="24"/>
              </w:rPr>
              <w:t>面向资源受限场景的诊断模型轻量化与分层部署方法</w:t>
            </w:r>
          </w:p>
          <w:p w14:paraId="016CAF6E" w14:textId="77777777" w:rsidR="00320D2D" w:rsidRDefault="00000000">
            <w:pPr>
              <w:spacing w:line="420" w:lineRule="exact"/>
              <w:ind w:firstLineChars="200" w:firstLine="480"/>
            </w:pPr>
            <w:r>
              <w:rPr>
                <w:rFonts w:eastAsia="楷体"/>
                <w:sz w:val="24"/>
              </w:rPr>
              <w:t>研究内容三的技术路线如图</w:t>
            </w:r>
            <w:r>
              <w:rPr>
                <w:rFonts w:eastAsia="楷体"/>
                <w:sz w:val="24"/>
              </w:rPr>
              <w:t xml:space="preserve"> 7 </w:t>
            </w:r>
            <w:r>
              <w:rPr>
                <w:rFonts w:eastAsia="楷体"/>
                <w:sz w:val="24"/>
              </w:rPr>
              <w:t>所示，分为离线模型压缩和在线分层部署两部分，具体步骤如下。</w:t>
            </w:r>
          </w:p>
          <w:p w14:paraId="4192B1A7" w14:textId="77777777" w:rsidR="00320D2D" w:rsidRDefault="00000000">
            <w:pPr>
              <w:spacing w:line="420" w:lineRule="exact"/>
              <w:ind w:firstLineChars="200" w:firstLine="480"/>
            </w:pPr>
            <w:r>
              <w:rPr>
                <w:rFonts w:eastAsia="楷体"/>
                <w:sz w:val="24"/>
              </w:rPr>
              <w:t>（</w:t>
            </w:r>
            <w:r>
              <w:rPr>
                <w:rFonts w:eastAsia="楷体"/>
                <w:sz w:val="24"/>
              </w:rPr>
              <w:t>1</w:t>
            </w:r>
            <w:r>
              <w:rPr>
                <w:rFonts w:eastAsia="楷体"/>
                <w:sz w:val="24"/>
              </w:rPr>
              <w:t>）构建师生模型。以研究内容二中性能最优的较大规模诊断模型为教师，选取同系列</w:t>
            </w:r>
            <w:r>
              <w:rPr>
                <w:rFonts w:eastAsia="楷体"/>
                <w:sz w:val="24"/>
              </w:rPr>
              <w:t xml:space="preserve"> 0.5B </w:t>
            </w:r>
            <w:r>
              <w:rPr>
                <w:rFonts w:eastAsia="楷体"/>
                <w:sz w:val="24"/>
              </w:rPr>
              <w:t>和</w:t>
            </w:r>
            <w:r>
              <w:rPr>
                <w:rFonts w:eastAsia="楷体"/>
                <w:sz w:val="24"/>
              </w:rPr>
              <w:t xml:space="preserve"> 1.5B </w:t>
            </w:r>
            <w:r>
              <w:rPr>
                <w:rFonts w:eastAsia="楷体"/>
                <w:sz w:val="24"/>
              </w:rPr>
              <w:t>的</w:t>
            </w:r>
            <w:r>
              <w:rPr>
                <w:rFonts w:eastAsia="楷体"/>
                <w:sz w:val="24"/>
              </w:rPr>
              <w:t xml:space="preserve"> Qwen </w:t>
            </w:r>
            <w:r>
              <w:rPr>
                <w:rFonts w:eastAsia="楷体"/>
                <w:sz w:val="24"/>
              </w:rPr>
              <w:t>模型为学生，以</w:t>
            </w:r>
            <w:r>
              <w:rPr>
                <w:rFonts w:eastAsia="楷体"/>
                <w:sz w:val="24"/>
              </w:rPr>
              <w:t xml:space="preserve"> 1.5B </w:t>
            </w:r>
            <w:r>
              <w:rPr>
                <w:rFonts w:eastAsia="楷体"/>
                <w:sz w:val="24"/>
              </w:rPr>
              <w:t>为主要方案。师生使用同一分词器，便于逐词元蒸馏；学生复用教师训练好的时序编码器并保持冻结，只训练投影层和语言模型。</w:t>
            </w:r>
          </w:p>
          <w:p w14:paraId="33B63155" w14:textId="77777777" w:rsidR="00320D2D" w:rsidRDefault="00000000">
            <w:pPr>
              <w:spacing w:line="420" w:lineRule="exact"/>
              <w:ind w:firstLineChars="200" w:firstLine="480"/>
            </w:pPr>
            <w:r>
              <w:rPr>
                <w:rFonts w:eastAsia="楷体"/>
                <w:sz w:val="24"/>
              </w:rPr>
              <w:t>（</w:t>
            </w:r>
            <w:r>
              <w:rPr>
                <w:rFonts w:eastAsia="楷体"/>
                <w:sz w:val="24"/>
              </w:rPr>
              <w:t>2</w:t>
            </w:r>
            <w:r>
              <w:rPr>
                <w:rFonts w:eastAsia="楷体"/>
                <w:sz w:val="24"/>
              </w:rPr>
              <w:t>）依据与结论多任务蒸馏。教师对训练集样本生成诊断依据和结论，经研究内容二的核验程序检查，一致的输出作为学生的训练目标，不一致的样本改用程序生成的标准依据和标签结论。蒸馏同时采用序列级和词元级两种方式，前者学习教师生成的完整输出，后者逐词元拟合教师的输出概率分布。参照文献</w:t>
            </w:r>
            <w:r>
              <w:rPr>
                <w:rFonts w:eastAsia="楷体"/>
                <w:sz w:val="24"/>
                <w:vertAlign w:val="superscript"/>
              </w:rPr>
              <w:t>[51]</w:t>
            </w:r>
            <w:r>
              <w:rPr>
                <w:rFonts w:eastAsia="楷体"/>
                <w:sz w:val="24"/>
              </w:rPr>
              <w:t>，将依据和结论作为两个任务训练（图</w:t>
            </w:r>
            <w:r>
              <w:rPr>
                <w:rFonts w:eastAsia="楷体"/>
                <w:sz w:val="24"/>
              </w:rPr>
              <w:t xml:space="preserve"> 8</w:t>
            </w:r>
            <w:r>
              <w:rPr>
                <w:rFonts w:eastAsia="楷体"/>
                <w:sz w:val="24"/>
              </w:rPr>
              <w:t>），学生通过模式指令分别学习输出结论和输出依据。蒸馏数据只取自训练集，在未见故障组合上评价，指标为泛化保持率（学生与教师在未见组合上的准确率之比）和依据一致率（诊断依据与数据计算</w:t>
            </w:r>
            <w:r>
              <w:rPr>
                <w:rFonts w:eastAsia="楷体"/>
                <w:sz w:val="24"/>
              </w:rPr>
              <w:lastRenderedPageBreak/>
              <w:t>结果及结论均相符的比例）。</w:t>
            </w:r>
          </w:p>
          <w:p w14:paraId="6F8F4AC4" w14:textId="77777777" w:rsidR="00320D2D" w:rsidRDefault="00000000">
            <w:pPr>
              <w:spacing w:line="420" w:lineRule="exact"/>
              <w:ind w:firstLineChars="200" w:firstLine="480"/>
            </w:pPr>
            <w:r>
              <w:rPr>
                <w:rFonts w:eastAsia="楷体"/>
                <w:sz w:val="24"/>
              </w:rPr>
              <w:t>（</w:t>
            </w:r>
            <w:r>
              <w:rPr>
                <w:rFonts w:eastAsia="楷体"/>
                <w:sz w:val="24"/>
              </w:rPr>
              <w:t>3</w:t>
            </w:r>
            <w:r>
              <w:rPr>
                <w:rFonts w:eastAsia="楷体"/>
                <w:sz w:val="24"/>
              </w:rPr>
              <w:t>）量化与推理开销压缩。对蒸馏后的学生模型做训练后权重量化，比较</w:t>
            </w:r>
            <w:r>
              <w:rPr>
                <w:rFonts w:eastAsia="楷体"/>
                <w:sz w:val="24"/>
              </w:rPr>
              <w:t xml:space="preserve"> FP16</w:t>
            </w:r>
            <w:r>
              <w:rPr>
                <w:rFonts w:eastAsia="楷体"/>
                <w:sz w:val="24"/>
              </w:rPr>
              <w:t>、</w:t>
            </w:r>
            <w:r>
              <w:rPr>
                <w:rFonts w:eastAsia="楷体"/>
                <w:sz w:val="24"/>
              </w:rPr>
              <w:t xml:space="preserve">INT8 </w:t>
            </w:r>
            <w:r>
              <w:rPr>
                <w:rFonts w:eastAsia="楷体"/>
                <w:sz w:val="24"/>
              </w:rPr>
              <w:t>和</w:t>
            </w:r>
            <w:r>
              <w:rPr>
                <w:rFonts w:eastAsia="楷体"/>
                <w:sz w:val="24"/>
              </w:rPr>
              <w:t xml:space="preserve"> INT4 </w:t>
            </w:r>
            <w:r>
              <w:rPr>
                <w:rFonts w:eastAsia="楷体"/>
                <w:sz w:val="24"/>
              </w:rPr>
              <w:t>三种精度，</w:t>
            </w:r>
            <w:r>
              <w:rPr>
                <w:rFonts w:eastAsia="楷体"/>
                <w:sz w:val="24"/>
              </w:rPr>
              <w:t xml:space="preserve">GPU </w:t>
            </w:r>
            <w:r>
              <w:rPr>
                <w:rFonts w:eastAsia="楷体"/>
                <w:sz w:val="24"/>
              </w:rPr>
              <w:t>端采用</w:t>
            </w:r>
            <w:r>
              <w:rPr>
                <w:rFonts w:eastAsia="楷体"/>
                <w:sz w:val="24"/>
              </w:rPr>
              <w:t xml:space="preserve"> AWQ</w:t>
            </w:r>
            <w:r>
              <w:rPr>
                <w:rFonts w:eastAsia="楷体"/>
                <w:sz w:val="24"/>
                <w:vertAlign w:val="superscript"/>
              </w:rPr>
              <w:t>[55]</w:t>
            </w:r>
            <w:r>
              <w:rPr>
                <w:rFonts w:eastAsia="楷体"/>
                <w:sz w:val="24"/>
              </w:rPr>
              <w:t>等方法，</w:t>
            </w:r>
            <w:r>
              <w:rPr>
                <w:rFonts w:eastAsia="楷体"/>
                <w:sz w:val="24"/>
              </w:rPr>
              <w:t xml:space="preserve">CPU </w:t>
            </w:r>
            <w:r>
              <w:rPr>
                <w:rFonts w:eastAsia="楷体"/>
                <w:sz w:val="24"/>
              </w:rPr>
              <w:t>端采用</w:t>
            </w:r>
            <w:r>
              <w:rPr>
                <w:rFonts w:eastAsia="楷体"/>
                <w:sz w:val="24"/>
              </w:rPr>
              <w:t xml:space="preserve"> GGUF </w:t>
            </w:r>
            <w:r>
              <w:rPr>
                <w:rFonts w:eastAsia="楷体"/>
                <w:sz w:val="24"/>
              </w:rPr>
              <w:t>格式。边缘设备上大语言模型的推理时延主要由逐词元解码决定</w:t>
            </w:r>
            <w:r>
              <w:rPr>
                <w:rFonts w:eastAsia="楷体"/>
                <w:sz w:val="24"/>
                <w:vertAlign w:val="superscript"/>
              </w:rPr>
              <w:t>[56]</w:t>
            </w:r>
            <w:r>
              <w:rPr>
                <w:rFonts w:eastAsia="楷体"/>
                <w:sz w:val="24"/>
              </w:rPr>
              <w:t>：完整模式输出较长，因此限制诊断依据的长度；快速模式只输出几十个词元，输入长度的影响相对增大，因此在研究内容二的基础上进一步降低输入采样率，减少时序</w:t>
            </w:r>
            <w:r>
              <w:rPr>
                <w:rFonts w:eastAsia="楷体"/>
                <w:sz w:val="24"/>
              </w:rPr>
              <w:t xml:space="preserve"> token </w:t>
            </w:r>
            <w:r>
              <w:rPr>
                <w:rFonts w:eastAsia="楷体"/>
                <w:sz w:val="24"/>
              </w:rPr>
              <w:t>数量。</w:t>
            </w:r>
          </w:p>
          <w:p w14:paraId="67342694" w14:textId="77777777" w:rsidR="00320D2D" w:rsidRDefault="00000000">
            <w:pPr>
              <w:spacing w:line="420" w:lineRule="exact"/>
              <w:ind w:firstLineChars="200" w:firstLine="480"/>
            </w:pPr>
            <w:r>
              <w:rPr>
                <w:rFonts w:eastAsia="楷体"/>
                <w:sz w:val="24"/>
              </w:rPr>
              <w:t>（</w:t>
            </w:r>
            <w:r>
              <w:rPr>
                <w:rFonts w:eastAsia="楷体"/>
                <w:sz w:val="24"/>
              </w:rPr>
              <w:t>4</w:t>
            </w:r>
            <w:r>
              <w:rPr>
                <w:rFonts w:eastAsia="楷体"/>
                <w:sz w:val="24"/>
              </w:rPr>
              <w:t>）构建检测</w:t>
            </w:r>
            <w:r>
              <w:rPr>
                <w:rFonts w:eastAsia="楷体"/>
                <w:sz w:val="24"/>
              </w:rPr>
              <w:t>—</w:t>
            </w:r>
            <w:r>
              <w:rPr>
                <w:rFonts w:eastAsia="楷体"/>
                <w:sz w:val="24"/>
              </w:rPr>
              <w:t>诊断分层部署架构。轻量检测器常驻运行，对新息、检验比和电机指令不平衡量等指标做统计检验，判断当前窗口是否异常；报警后调用学生模型的快速模式给出结论，需要解释时再调用完整模式输出诊断依据。</w:t>
            </w:r>
          </w:p>
          <w:p w14:paraId="56B8F2D3" w14:textId="77777777" w:rsidR="00320D2D" w:rsidRDefault="00000000">
            <w:pPr>
              <w:spacing w:line="420" w:lineRule="exact"/>
              <w:ind w:firstLineChars="200" w:firstLine="480"/>
            </w:pPr>
            <w:r>
              <w:rPr>
                <w:rFonts w:eastAsia="楷体"/>
                <w:sz w:val="24"/>
              </w:rPr>
              <w:t>（</w:t>
            </w:r>
            <w:r>
              <w:rPr>
                <w:rFonts w:eastAsia="楷体"/>
                <w:sz w:val="24"/>
              </w:rPr>
              <w:t>5</w:t>
            </w:r>
            <w:r>
              <w:rPr>
                <w:rFonts w:eastAsia="楷体"/>
                <w:sz w:val="24"/>
              </w:rPr>
              <w:t>）资源受限场景下的验证。以</w:t>
            </w:r>
            <w:r>
              <w:rPr>
                <w:rFonts w:eastAsia="楷体"/>
                <w:sz w:val="24"/>
              </w:rPr>
              <w:t xml:space="preserve"> Jetson Orin Nano / NX </w:t>
            </w:r>
            <w:r>
              <w:rPr>
                <w:rFonts w:eastAsia="楷体"/>
                <w:sz w:val="24"/>
              </w:rPr>
              <w:t>级别的机载计算机为参照平台，设定显存不超过</w:t>
            </w:r>
            <w:r>
              <w:rPr>
                <w:rFonts w:eastAsia="楷体"/>
                <w:sz w:val="24"/>
              </w:rPr>
              <w:t xml:space="preserve"> 4 GB</w:t>
            </w:r>
            <w:r>
              <w:rPr>
                <w:rFonts w:eastAsia="楷体"/>
                <w:sz w:val="24"/>
              </w:rPr>
              <w:t>、快速模式单次诊断不超过</w:t>
            </w:r>
            <w:r>
              <w:rPr>
                <w:rFonts w:eastAsia="楷体"/>
                <w:sz w:val="24"/>
              </w:rPr>
              <w:t xml:space="preserve"> 1 s </w:t>
            </w:r>
            <w:r>
              <w:rPr>
                <w:rFonts w:eastAsia="楷体"/>
                <w:sz w:val="24"/>
              </w:rPr>
              <w:t>的资源预算，在本地</w:t>
            </w:r>
            <w:r>
              <w:rPr>
                <w:rFonts w:eastAsia="楷体"/>
                <w:sz w:val="24"/>
              </w:rPr>
              <w:t xml:space="preserve"> GPU </w:t>
            </w:r>
            <w:r>
              <w:rPr>
                <w:rFonts w:eastAsia="楷体"/>
                <w:sz w:val="24"/>
              </w:rPr>
              <w:t>上限制可用显存，或仅用</w:t>
            </w:r>
            <w:r>
              <w:rPr>
                <w:rFonts w:eastAsia="楷体"/>
                <w:sz w:val="24"/>
              </w:rPr>
              <w:t xml:space="preserve"> CPU </w:t>
            </w:r>
            <w:r>
              <w:rPr>
                <w:rFonts w:eastAsia="楷体"/>
                <w:sz w:val="24"/>
              </w:rPr>
              <w:t>并限制线程数来模拟该约束；同时将飞行日志按时间顺序逐窗口回放给分层系统，模拟在线诊断，评估诊断性能、资源开销、检测时延和误报率。</w:t>
            </w:r>
          </w:p>
          <w:p w14:paraId="10487A8C" w14:textId="77777777" w:rsidR="00320D2D" w:rsidRDefault="00000000">
            <w:pPr>
              <w:spacing w:line="420" w:lineRule="exact"/>
              <w:ind w:firstLineChars="200" w:firstLine="480"/>
            </w:pPr>
            <w:r>
              <w:rPr>
                <w:rFonts w:eastAsia="楷体"/>
                <w:sz w:val="24"/>
              </w:rPr>
              <w:t>创新点：（</w:t>
            </w:r>
            <w:r>
              <w:rPr>
                <w:rFonts w:eastAsia="楷体"/>
                <w:sz w:val="24"/>
              </w:rPr>
              <w:t>1</w:t>
            </w:r>
            <w:r>
              <w:rPr>
                <w:rFonts w:eastAsia="楷体"/>
                <w:sz w:val="24"/>
              </w:rPr>
              <w:t>）提出依据可核验的多任务蒸馏方法，以核验程序筛选教师输出作为蒸馏目标，使学生模型压缩后仍保持对未见故障组合的泛化能力和可核验的诊断依据；（</w:t>
            </w:r>
            <w:r>
              <w:rPr>
                <w:rFonts w:eastAsia="楷体"/>
                <w:sz w:val="24"/>
              </w:rPr>
              <w:t>2</w:t>
            </w:r>
            <w:r>
              <w:rPr>
                <w:rFonts w:eastAsia="楷体"/>
                <w:sz w:val="24"/>
              </w:rPr>
              <w:t>）构建</w:t>
            </w:r>
            <w:r>
              <w:rPr>
                <w:rFonts w:eastAsia="楷体"/>
                <w:sz w:val="24"/>
              </w:rPr>
              <w:t>“</w:t>
            </w:r>
            <w:r>
              <w:rPr>
                <w:rFonts w:eastAsia="楷体"/>
                <w:sz w:val="24"/>
              </w:rPr>
              <w:t>检测器常驻、异常触发诊断、按需输出依据</w:t>
            </w:r>
            <w:r>
              <w:rPr>
                <w:rFonts w:eastAsia="楷体"/>
                <w:sz w:val="24"/>
              </w:rPr>
              <w:t>”</w:t>
            </w:r>
            <w:r>
              <w:rPr>
                <w:rFonts w:eastAsia="楷体"/>
                <w:sz w:val="24"/>
              </w:rPr>
              <w:t>的分层部署架构，降低资源受限场景下的平均推理开销。</w:t>
            </w:r>
          </w:p>
          <w:p w14:paraId="479203EE" w14:textId="77777777" w:rsidR="00320D2D" w:rsidRDefault="00000000">
            <w:pPr>
              <w:keepNext/>
              <w:spacing w:before="120"/>
              <w:jc w:val="center"/>
            </w:pPr>
            <w:r>
              <w:rPr>
                <w:rFonts w:eastAsia="楷体"/>
                <w:sz w:val="24"/>
              </w:rPr>
              <w:t>【此处插入图</w:t>
            </w:r>
            <w:r>
              <w:rPr>
                <w:rFonts w:eastAsia="楷体"/>
                <w:sz w:val="24"/>
              </w:rPr>
              <w:t xml:space="preserve"> 7</w:t>
            </w:r>
            <w:r>
              <w:rPr>
                <w:rFonts w:eastAsia="楷体"/>
                <w:sz w:val="24"/>
              </w:rPr>
              <w:t>】在原图基础上调整：</w:t>
            </w:r>
            <w:r>
              <w:rPr>
                <w:rFonts w:eastAsia="楷体"/>
                <w:sz w:val="24"/>
              </w:rPr>
              <w:t xml:space="preserve">“② </w:t>
            </w:r>
            <w:r>
              <w:rPr>
                <w:rFonts w:eastAsia="楷体"/>
                <w:sz w:val="24"/>
              </w:rPr>
              <w:t>依据与结论多任务蒸馏</w:t>
            </w:r>
            <w:r>
              <w:rPr>
                <w:rFonts w:eastAsia="楷体"/>
                <w:sz w:val="24"/>
              </w:rPr>
              <w:t>”</w:t>
            </w:r>
            <w:r>
              <w:rPr>
                <w:rFonts w:eastAsia="楷体"/>
                <w:sz w:val="24"/>
              </w:rPr>
              <w:t>中加入教师输出的核验筛选；</w:t>
            </w:r>
            <w:r>
              <w:rPr>
                <w:rFonts w:eastAsia="楷体"/>
                <w:sz w:val="24"/>
              </w:rPr>
              <w:t xml:space="preserve">“③ </w:t>
            </w:r>
            <w:r>
              <w:rPr>
                <w:rFonts w:eastAsia="楷体"/>
                <w:sz w:val="24"/>
              </w:rPr>
              <w:t>量化与推理开销压缩</w:t>
            </w:r>
            <w:r>
              <w:rPr>
                <w:rFonts w:eastAsia="楷体"/>
                <w:sz w:val="24"/>
              </w:rPr>
              <w:t>”</w:t>
            </w:r>
            <w:r>
              <w:rPr>
                <w:rFonts w:eastAsia="楷体"/>
                <w:sz w:val="24"/>
              </w:rPr>
              <w:t>中的</w:t>
            </w:r>
            <w:r>
              <w:rPr>
                <w:rFonts w:eastAsia="楷体"/>
                <w:sz w:val="24"/>
              </w:rPr>
              <w:t>“</w:t>
            </w:r>
            <w:r>
              <w:rPr>
                <w:rFonts w:eastAsia="楷体"/>
                <w:sz w:val="24"/>
              </w:rPr>
              <w:t>通道精选</w:t>
            </w:r>
            <w:r>
              <w:rPr>
                <w:rFonts w:eastAsia="楷体"/>
                <w:sz w:val="24"/>
              </w:rPr>
              <w:t>”</w:t>
            </w:r>
            <w:r>
              <w:rPr>
                <w:rFonts w:eastAsia="楷体"/>
                <w:sz w:val="24"/>
              </w:rPr>
              <w:t>改为</w:t>
            </w:r>
            <w:r>
              <w:rPr>
                <w:rFonts w:eastAsia="楷体"/>
                <w:sz w:val="24"/>
              </w:rPr>
              <w:t>“</w:t>
            </w:r>
            <w:r>
              <w:rPr>
                <w:rFonts w:eastAsia="楷体"/>
                <w:sz w:val="24"/>
              </w:rPr>
              <w:t>降低采样率</w:t>
            </w:r>
            <w:r>
              <w:rPr>
                <w:rFonts w:eastAsia="楷体"/>
                <w:sz w:val="24"/>
              </w:rPr>
              <w:t>”</w:t>
            </w:r>
            <w:r>
              <w:rPr>
                <w:rFonts w:eastAsia="楷体"/>
                <w:sz w:val="24"/>
              </w:rPr>
              <w:t>；</w:t>
            </w:r>
            <w:r>
              <w:rPr>
                <w:rFonts w:eastAsia="楷体"/>
                <w:sz w:val="24"/>
              </w:rPr>
              <w:t xml:space="preserve">“④ </w:t>
            </w:r>
            <w:r>
              <w:rPr>
                <w:rFonts w:eastAsia="楷体"/>
                <w:sz w:val="24"/>
              </w:rPr>
              <w:t>检测</w:t>
            </w:r>
            <w:r>
              <w:rPr>
                <w:rFonts w:eastAsia="楷体"/>
                <w:sz w:val="24"/>
              </w:rPr>
              <w:t>—</w:t>
            </w:r>
            <w:r>
              <w:rPr>
                <w:rFonts w:eastAsia="楷体"/>
                <w:sz w:val="24"/>
              </w:rPr>
              <w:t>诊断分层部署</w:t>
            </w:r>
            <w:r>
              <w:rPr>
                <w:rFonts w:eastAsia="楷体"/>
                <w:sz w:val="24"/>
              </w:rPr>
              <w:t>”</w:t>
            </w:r>
            <w:r>
              <w:rPr>
                <w:rFonts w:eastAsia="楷体"/>
                <w:sz w:val="24"/>
              </w:rPr>
              <w:t>与</w:t>
            </w:r>
            <w:r>
              <w:rPr>
                <w:rFonts w:eastAsia="楷体"/>
                <w:sz w:val="24"/>
              </w:rPr>
              <w:t xml:space="preserve">“⑤ </w:t>
            </w:r>
            <w:r>
              <w:rPr>
                <w:rFonts w:eastAsia="楷体"/>
                <w:sz w:val="24"/>
              </w:rPr>
              <w:t>资源受限场景下的验证</w:t>
            </w:r>
            <w:r>
              <w:rPr>
                <w:rFonts w:eastAsia="楷体"/>
                <w:sz w:val="24"/>
              </w:rPr>
              <w:t>”</w:t>
            </w:r>
            <w:r>
              <w:rPr>
                <w:rFonts w:eastAsia="楷体"/>
                <w:sz w:val="24"/>
              </w:rPr>
              <w:t>不再嵌套，编号顺序与</w:t>
            </w:r>
            <w:r>
              <w:rPr>
                <w:rFonts w:eastAsia="楷体"/>
                <w:sz w:val="24"/>
              </w:rPr>
              <w:t xml:space="preserve"> 3.2.3 </w:t>
            </w:r>
            <w:r>
              <w:rPr>
                <w:rFonts w:eastAsia="楷体"/>
                <w:sz w:val="24"/>
              </w:rPr>
              <w:t>的步骤一致；删去</w:t>
            </w:r>
            <w:r>
              <w:rPr>
                <w:rFonts w:eastAsia="楷体"/>
                <w:sz w:val="24"/>
              </w:rPr>
              <w:t xml:space="preserve">“1D-CNN </w:t>
            </w:r>
            <w:r>
              <w:rPr>
                <w:rFonts w:eastAsia="楷体"/>
                <w:sz w:val="24"/>
              </w:rPr>
              <w:t>对比</w:t>
            </w:r>
            <w:r>
              <w:rPr>
                <w:rFonts w:eastAsia="楷体"/>
                <w:sz w:val="24"/>
              </w:rPr>
              <w:t>”</w:t>
            </w:r>
            <w:r>
              <w:rPr>
                <w:rFonts w:eastAsia="楷体"/>
                <w:sz w:val="24"/>
              </w:rPr>
              <w:t>和</w:t>
            </w:r>
            <w:r>
              <w:rPr>
                <w:rFonts w:eastAsia="楷体"/>
                <w:sz w:val="24"/>
              </w:rPr>
              <w:t>“</w:t>
            </w:r>
            <w:r>
              <w:rPr>
                <w:rFonts w:eastAsia="楷体"/>
                <w:sz w:val="24"/>
              </w:rPr>
              <w:t>假想</w:t>
            </w:r>
            <w:r>
              <w:rPr>
                <w:rFonts w:eastAsia="楷体"/>
                <w:sz w:val="24"/>
              </w:rPr>
              <w:t>”</w:t>
            </w:r>
            <w:r>
              <w:rPr>
                <w:rFonts w:eastAsia="楷体"/>
                <w:sz w:val="24"/>
              </w:rPr>
              <w:t>字样。</w:t>
            </w:r>
          </w:p>
          <w:p w14:paraId="47ADAEB5" w14:textId="77777777" w:rsidR="00320D2D" w:rsidRDefault="00000000">
            <w:pPr>
              <w:spacing w:before="62" w:after="62" w:line="420" w:lineRule="exact"/>
              <w:jc w:val="center"/>
            </w:pPr>
            <w:r>
              <w:rPr>
                <w:rFonts w:eastAsia="楷体"/>
                <w:sz w:val="24"/>
              </w:rPr>
              <w:t>图</w:t>
            </w:r>
            <w:r>
              <w:rPr>
                <w:rFonts w:eastAsia="楷体"/>
                <w:sz w:val="24"/>
              </w:rPr>
              <w:t xml:space="preserve"> 7 </w:t>
            </w:r>
            <w:r>
              <w:rPr>
                <w:rFonts w:eastAsia="楷体"/>
                <w:sz w:val="24"/>
              </w:rPr>
              <w:t>诊断模型轻量化与分层部署流程</w:t>
            </w:r>
          </w:p>
          <w:p w14:paraId="6D142926" w14:textId="77777777" w:rsidR="00320D2D" w:rsidRDefault="00000000">
            <w:pPr>
              <w:keepNext/>
              <w:spacing w:before="120"/>
              <w:jc w:val="center"/>
            </w:pPr>
            <w:r>
              <w:rPr>
                <w:noProof/>
              </w:rPr>
              <w:drawing>
                <wp:inline distT="0" distB="0" distL="0" distR="0" wp14:anchorId="07200E4A" wp14:editId="73D0F316">
                  <wp:extent cx="5220000" cy="1962696"/>
                  <wp:effectExtent l="0" t="0" r="0" b="0"/>
                  <wp:docPr id="2008" name="图 8 依据与结论多任务蒸馏方法（引自文献[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 name="rIdFig8.png"/>
                          <pic:cNvPicPr>
                            <a:picLocks noChangeAspect="1"/>
                          </pic:cNvPicPr>
                        </pic:nvPicPr>
                        <pic:blipFill>
                          <a:blip r:embed="rId15"/>
                          <a:stretch>
                            <a:fillRect/>
                          </a:stretch>
                        </pic:blipFill>
                        <pic:spPr>
                          <a:xfrm>
                            <a:off x="0" y="0"/>
                            <a:ext cx="5220000" cy="1962696"/>
                          </a:xfrm>
                          <a:prstGeom prst="rect">
                            <a:avLst/>
                          </a:prstGeom>
                        </pic:spPr>
                      </pic:pic>
                    </a:graphicData>
                  </a:graphic>
                </wp:inline>
              </w:drawing>
            </w:r>
          </w:p>
          <w:p w14:paraId="397B7703" w14:textId="77777777" w:rsidR="003F4AA3" w:rsidRDefault="00000000">
            <w:pPr>
              <w:spacing w:before="62" w:after="62" w:line="420" w:lineRule="exact"/>
              <w:jc w:val="center"/>
            </w:pPr>
            <w:r>
              <w:rPr>
                <w:rFonts w:eastAsia="楷体"/>
                <w:sz w:val="24"/>
              </w:rPr>
              <w:t>图</w:t>
            </w:r>
            <w:r>
              <w:rPr>
                <w:rFonts w:eastAsia="楷体"/>
                <w:sz w:val="24"/>
              </w:rPr>
              <w:t xml:space="preserve"> 8 </w:t>
            </w:r>
            <w:r>
              <w:rPr>
                <w:rFonts w:eastAsia="楷体"/>
                <w:sz w:val="24"/>
              </w:rPr>
              <w:t>依据与结论多任务蒸馏方法（引自文献</w:t>
            </w:r>
            <w:r>
              <w:rPr>
                <w:rFonts w:eastAsia="楷体"/>
                <w:sz w:val="24"/>
              </w:rPr>
              <w:t>[51]</w:t>
            </w:r>
            <w:r>
              <w:rPr>
                <w:rFonts w:eastAsia="楷体"/>
                <w:sz w:val="24"/>
              </w:rPr>
              <w:t>）</w:t>
            </w:r>
          </w:p>
          <w:p w14:paraId="5091909F" w14:textId="77777777" w:rsidR="00320D2D" w:rsidRDefault="00000000">
            <w:pPr>
              <w:keepNext/>
              <w:spacing w:before="93" w:after="62" w:line="420" w:lineRule="exact"/>
              <w:ind w:firstLine="482"/>
              <w:outlineLvl w:val="1"/>
            </w:pPr>
            <w:r>
              <w:rPr>
                <w:rFonts w:eastAsia="楷体"/>
                <w:b/>
                <w:bCs/>
                <w:sz w:val="24"/>
              </w:rPr>
              <w:t xml:space="preserve">3.3 </w:t>
            </w:r>
            <w:r>
              <w:rPr>
                <w:rFonts w:eastAsia="楷体"/>
                <w:b/>
                <w:bCs/>
                <w:sz w:val="24"/>
              </w:rPr>
              <w:t>试验方案及可行性分析</w:t>
            </w:r>
          </w:p>
          <w:p w14:paraId="7B65F821" w14:textId="2D75F5AE" w:rsidR="00320D2D" w:rsidRDefault="00000000">
            <w:pPr>
              <w:spacing w:line="420" w:lineRule="exact"/>
              <w:ind w:firstLineChars="200" w:firstLine="480"/>
            </w:pPr>
            <w:commentRangeStart w:id="21"/>
            <w:r>
              <w:rPr>
                <w:rFonts w:eastAsia="楷体"/>
                <w:sz w:val="24"/>
              </w:rPr>
              <w:lastRenderedPageBreak/>
              <w:t>（</w:t>
            </w:r>
            <w:r>
              <w:rPr>
                <w:rFonts w:eastAsia="楷体"/>
                <w:sz w:val="24"/>
              </w:rPr>
              <w:t>1</w:t>
            </w:r>
            <w:r>
              <w:rPr>
                <w:rFonts w:eastAsia="楷体"/>
                <w:sz w:val="24"/>
              </w:rPr>
              <w:t>）使用</w:t>
            </w:r>
            <w:r>
              <w:rPr>
                <w:rFonts w:eastAsia="楷体"/>
                <w:sz w:val="24"/>
              </w:rPr>
              <w:t xml:space="preserve"> Python </w:t>
            </w:r>
            <w:r>
              <w:rPr>
                <w:rFonts w:eastAsia="楷体"/>
                <w:sz w:val="24"/>
              </w:rPr>
              <w:t>对飞行日志进行解析、时间对齐与切窗处理，基于</w:t>
            </w:r>
            <w:r>
              <w:rPr>
                <w:rFonts w:eastAsia="楷体"/>
                <w:sz w:val="24"/>
              </w:rPr>
              <w:t xml:space="preserve"> PyTorch </w:t>
            </w:r>
            <w:r>
              <w:rPr>
                <w:rFonts w:eastAsia="楷体"/>
                <w:sz w:val="24"/>
              </w:rPr>
              <w:t>和</w:t>
            </w:r>
            <w:r>
              <w:rPr>
                <w:rFonts w:eastAsia="楷体"/>
                <w:sz w:val="24"/>
              </w:rPr>
              <w:t xml:space="preserve"> ChatTS </w:t>
            </w:r>
            <w:r>
              <w:rPr>
                <w:rFonts w:eastAsia="楷体"/>
                <w:sz w:val="24"/>
              </w:rPr>
              <w:t>开源代码完成模型的训练、蒸馏与量化。</w:t>
            </w:r>
          </w:p>
          <w:p w14:paraId="11ECF810" w14:textId="77777777" w:rsidR="00320D2D" w:rsidRDefault="00000000">
            <w:pPr>
              <w:spacing w:line="420" w:lineRule="exact"/>
              <w:ind w:firstLineChars="200" w:firstLine="480"/>
            </w:pPr>
            <w:r>
              <w:rPr>
                <w:rFonts w:eastAsia="楷体"/>
                <w:sz w:val="24"/>
              </w:rPr>
              <w:t>（</w:t>
            </w:r>
            <w:r>
              <w:rPr>
                <w:rFonts w:eastAsia="楷体"/>
                <w:sz w:val="24"/>
              </w:rPr>
              <w:t>2</w:t>
            </w:r>
            <w:r>
              <w:rPr>
                <w:rFonts w:eastAsia="楷体"/>
                <w:sz w:val="24"/>
              </w:rPr>
              <w:t>）真机故障注入平台已搭建完成并通过试飞验证，可按设定强度注入电机与传感器故障，故障标签与飞行数据同时钟记录，为数据采集提供了保障；对已采集数据的初步分析表明，电机故障在控制层表现明显，支持分层表征的研究思路。射频采集系统已完成地面测试，单标签读取率约</w:t>
            </w:r>
            <w:r>
              <w:rPr>
                <w:rFonts w:eastAsia="楷体"/>
                <w:sz w:val="24"/>
              </w:rPr>
              <w:t xml:space="preserve"> 6 </w:t>
            </w:r>
            <w:r>
              <w:rPr>
                <w:rFonts w:eastAsia="楷体"/>
                <w:sz w:val="24"/>
              </w:rPr>
              <w:t>次</w:t>
            </w:r>
            <w:r>
              <w:rPr>
                <w:rFonts w:eastAsia="楷体"/>
                <w:sz w:val="24"/>
              </w:rPr>
              <w:t>/</w:t>
            </w:r>
            <w:r>
              <w:rPr>
                <w:rFonts w:eastAsia="楷体"/>
                <w:sz w:val="24"/>
              </w:rPr>
              <w:t>秒，振动时同信道相位的离散度约为静止时的</w:t>
            </w:r>
            <w:r>
              <w:rPr>
                <w:rFonts w:eastAsia="楷体"/>
                <w:sz w:val="24"/>
              </w:rPr>
              <w:t xml:space="preserve"> 3 </w:t>
            </w:r>
            <w:r>
              <w:rPr>
                <w:rFonts w:eastAsia="楷体"/>
                <w:sz w:val="24"/>
              </w:rPr>
              <w:t>倍，说明标签相位能够反映机体振动。</w:t>
            </w:r>
          </w:p>
          <w:p w14:paraId="4AF52AD8" w14:textId="77777777" w:rsidR="00320D2D" w:rsidRDefault="00000000">
            <w:pPr>
              <w:spacing w:line="420" w:lineRule="exact"/>
              <w:ind w:firstLineChars="200" w:firstLine="480"/>
            </w:pPr>
            <w:r>
              <w:rPr>
                <w:rFonts w:eastAsia="楷体"/>
                <w:sz w:val="24"/>
              </w:rPr>
              <w:t>（</w:t>
            </w:r>
            <w:r>
              <w:rPr>
                <w:rFonts w:eastAsia="楷体"/>
                <w:sz w:val="24"/>
              </w:rPr>
              <w:t>3</w:t>
            </w:r>
            <w:r>
              <w:rPr>
                <w:rFonts w:eastAsia="楷体"/>
                <w:sz w:val="24"/>
              </w:rPr>
              <w:t>）实验室具备满足大语言模型训练与微调需求的</w:t>
            </w:r>
            <w:r>
              <w:rPr>
                <w:rFonts w:eastAsia="楷体"/>
                <w:sz w:val="24"/>
              </w:rPr>
              <w:t xml:space="preserve"> GPU </w:t>
            </w:r>
            <w:r>
              <w:rPr>
                <w:rFonts w:eastAsia="楷体"/>
                <w:sz w:val="24"/>
              </w:rPr>
              <w:t>计算资源；轻量化效果通过飞行日志回放与资源约束模拟进行评估，可为后续的机载部署提供依据。</w:t>
            </w:r>
            <w:commentRangeEnd w:id="21"/>
            <w:r w:rsidR="00356C0A">
              <w:rPr>
                <w:rStyle w:val="ae"/>
                <w:szCs w:val="24"/>
              </w:rPr>
              <w:commentReference w:id="21"/>
            </w:r>
          </w:p>
          <w:p w14:paraId="3A7980AD" w14:textId="77777777" w:rsidR="009E28B7" w:rsidRDefault="009E28B7">
            <w:pPr>
              <w:widowControl/>
              <w:ind w:firstLineChars="400" w:firstLine="840"/>
              <w:jc w:val="left"/>
            </w:pPr>
          </w:p>
        </w:tc>
      </w:tr>
      <w:tr w:rsidR="009E28B7" w14:paraId="4A7E748F" w14:textId="77777777">
        <w:trPr>
          <w:gridAfter w:val="3"/>
          <w:wAfter w:w="226" w:type="dxa"/>
          <w:trHeight w:val="15757"/>
        </w:trPr>
        <w:tc>
          <w:tcPr>
            <w:tcW w:w="8690" w:type="dxa"/>
            <w:gridSpan w:val="8"/>
          </w:tcPr>
          <w:p w14:paraId="57D4109B" w14:textId="77777777" w:rsidR="009E28B7" w:rsidRDefault="00000000">
            <w:pPr>
              <w:widowControl/>
              <w:spacing w:line="420" w:lineRule="exact"/>
              <w:ind w:firstLineChars="200" w:firstLine="480"/>
              <w:jc w:val="left"/>
            </w:pPr>
            <w:r>
              <w:rPr>
                <w:rFonts w:eastAsia="楷体" w:hint="eastAsia"/>
                <w:sz w:val="24"/>
              </w:rPr>
              <w:lastRenderedPageBreak/>
              <w:t>四、课题研究所需要的主要设备仪器和资源条件配置</w:t>
            </w:r>
          </w:p>
          <w:p w14:paraId="26B7FBA1" w14:textId="77777777" w:rsidR="00356C0A" w:rsidRDefault="00356C0A" w:rsidP="00356C0A">
            <w:pPr>
              <w:widowControl/>
              <w:ind w:firstLine="480"/>
              <w:jc w:val="left"/>
              <w:rPr>
                <w:ins w:id="22" w:author="fufu sha" w:date="2026-10-21T11:45:00Z" w16du:dateUtc="2026-10-21T03:45:00Z"/>
              </w:rPr>
            </w:pPr>
            <w:ins w:id="23" w:author="fufu sha" w:date="2026-10-21T11:45:00Z" w16du:dateUtc="2026-10-21T03:45:00Z">
              <w:r>
                <w:t>我校实验室均配备了高配置的电脑，方便查阅资料及仿真分析，并建立了科研群，方便资料及经验的交流和讨论，能</w:t>
              </w:r>
              <w:r>
                <w:rPr>
                  <w:rFonts w:hint="eastAsia"/>
                </w:rPr>
                <w:t>有效</w:t>
              </w:r>
              <w:r>
                <w:t>促进课题的硏究。</w:t>
              </w:r>
              <w:r>
                <w:rPr>
                  <w:rFonts w:hint="eastAsia"/>
                </w:rPr>
                <w:t>课题研究所需要的仪器设备均已配备</w:t>
              </w:r>
              <w:r>
                <w:t>，可以开展实验研究。</w:t>
              </w:r>
            </w:ins>
          </w:p>
          <w:p w14:paraId="7D8DF860" w14:textId="5D7040D2" w:rsidR="00000A4E" w:rsidRDefault="00000000">
            <w:pPr>
              <w:spacing w:line="420" w:lineRule="exact"/>
              <w:ind w:firstLineChars="200" w:firstLine="480"/>
            </w:pPr>
            <w:del w:id="24" w:author="fufu sha" w:date="2026-10-21T11:45:00Z" w16du:dateUtc="2026-10-21T03:45:00Z">
              <w:r w:rsidDel="00356C0A">
                <w:rPr>
                  <w:rFonts w:eastAsia="楷体"/>
                  <w:sz w:val="24"/>
                </w:rPr>
                <w:delText>实验平台为阿木</w:delText>
              </w:r>
              <w:r w:rsidDel="00356C0A">
                <w:rPr>
                  <w:rFonts w:eastAsia="楷体"/>
                  <w:sz w:val="24"/>
                </w:rPr>
                <w:delText xml:space="preserve"> F410 </w:delText>
              </w:r>
              <w:r w:rsidDel="00356C0A">
                <w:rPr>
                  <w:rFonts w:eastAsia="楷体"/>
                  <w:sz w:val="24"/>
                </w:rPr>
                <w:delText>四旋翼无人机，搭载</w:delText>
              </w:r>
              <w:r w:rsidDel="00356C0A">
                <w:rPr>
                  <w:rFonts w:eastAsia="楷体"/>
                  <w:sz w:val="24"/>
                </w:rPr>
                <w:delText xml:space="preserve"> Pixhawk 6C </w:delText>
              </w:r>
              <w:r w:rsidDel="00356C0A">
                <w:rPr>
                  <w:rFonts w:eastAsia="楷体"/>
                  <w:sz w:val="24"/>
                </w:rPr>
                <w:delText>飞控和加入故障注入模块的</w:delText>
              </w:r>
              <w:r w:rsidDel="00356C0A">
                <w:rPr>
                  <w:rFonts w:eastAsia="楷体"/>
                  <w:sz w:val="24"/>
                </w:rPr>
                <w:delText xml:space="preserve"> PX4 v1.13.3 </w:delText>
              </w:r>
              <w:r w:rsidDel="00356C0A">
                <w:rPr>
                  <w:rFonts w:eastAsia="楷体"/>
                  <w:sz w:val="24"/>
                </w:rPr>
                <w:delText>固件，已完成试飞验证；射频采集系统由</w:delText>
              </w:r>
              <w:r w:rsidDel="00356C0A">
                <w:rPr>
                  <w:rFonts w:eastAsia="楷体"/>
                  <w:sz w:val="24"/>
                </w:rPr>
                <w:delText xml:space="preserve"> UHF RFID </w:delText>
              </w:r>
              <w:r w:rsidDel="00356C0A">
                <w:rPr>
                  <w:rFonts w:eastAsia="楷体"/>
                  <w:sz w:val="24"/>
                </w:rPr>
                <w:delText>读写器、</w:delText>
              </w:r>
              <w:r w:rsidDel="00356C0A">
                <w:rPr>
                  <w:rFonts w:eastAsia="楷体"/>
                  <w:sz w:val="24"/>
                </w:rPr>
                <w:delText xml:space="preserve">12 dBi </w:delText>
              </w:r>
              <w:r w:rsidDel="00356C0A">
                <w:rPr>
                  <w:rFonts w:eastAsia="楷体"/>
                  <w:sz w:val="24"/>
                </w:rPr>
                <w:delText>圆极化射频天线和贴在机臂上的无源标签组成。模型训练使用实验室</w:delText>
              </w:r>
              <w:r w:rsidDel="00356C0A">
                <w:rPr>
                  <w:rFonts w:eastAsia="楷体"/>
                  <w:sz w:val="24"/>
                </w:rPr>
                <w:delText xml:space="preserve"> RTX 4090</w:delText>
              </w:r>
              <w:r w:rsidDel="00356C0A">
                <w:rPr>
                  <w:rFonts w:eastAsia="楷体"/>
                  <w:sz w:val="24"/>
                </w:rPr>
                <w:delText>（</w:delText>
              </w:r>
              <w:r w:rsidDel="00356C0A">
                <w:rPr>
                  <w:rFonts w:eastAsia="楷体"/>
                  <w:sz w:val="24"/>
                </w:rPr>
                <w:delText>24 GB</w:delText>
              </w:r>
              <w:r w:rsidDel="00356C0A">
                <w:rPr>
                  <w:rFonts w:eastAsia="楷体"/>
                  <w:sz w:val="24"/>
                </w:rPr>
                <w:delText>）显卡，较大规模模型训练时可租用</w:delText>
              </w:r>
              <w:r w:rsidDel="00356C0A">
                <w:rPr>
                  <w:rFonts w:eastAsia="楷体"/>
                  <w:sz w:val="24"/>
                </w:rPr>
                <w:delText xml:space="preserve"> 48 GB </w:delText>
              </w:r>
              <w:r w:rsidDel="00356C0A">
                <w:rPr>
                  <w:rFonts w:eastAsia="楷体"/>
                  <w:sz w:val="24"/>
                </w:rPr>
                <w:delText>显卡。课题研究所需要的仪器设备均已配备，可以开展实验研究</w:delText>
              </w:r>
            </w:del>
            <w:r>
              <w:rPr>
                <w:rFonts w:eastAsia="楷体"/>
                <w:sz w:val="24"/>
              </w:rPr>
              <w:t>。</w:t>
            </w:r>
          </w:p>
        </w:tc>
      </w:tr>
      <w:tr w:rsidR="009E28B7" w14:paraId="053E50C7" w14:textId="77777777">
        <w:trPr>
          <w:gridAfter w:val="3"/>
          <w:wAfter w:w="226" w:type="dxa"/>
          <w:trHeight w:val="15757"/>
        </w:trPr>
        <w:tc>
          <w:tcPr>
            <w:tcW w:w="8690" w:type="dxa"/>
            <w:gridSpan w:val="8"/>
          </w:tcPr>
          <w:p w14:paraId="704A6B30" w14:textId="77777777" w:rsidR="009E28B7" w:rsidRDefault="00000000">
            <w:pPr>
              <w:widowControl/>
              <w:spacing w:line="420" w:lineRule="exact"/>
              <w:ind w:firstLineChars="200" w:firstLine="480"/>
              <w:jc w:val="left"/>
            </w:pPr>
            <w:r>
              <w:rPr>
                <w:rFonts w:eastAsia="楷体" w:hint="eastAsia"/>
                <w:sz w:val="24"/>
              </w:rPr>
              <w:lastRenderedPageBreak/>
              <w:t>五、课题工作计划进度</w:t>
            </w:r>
          </w:p>
          <w:p w14:paraId="71FEF716" w14:textId="77777777" w:rsidR="00000A4E" w:rsidRDefault="00000000">
            <w:pPr>
              <w:spacing w:line="420" w:lineRule="exact"/>
              <w:ind w:firstLineChars="200" w:firstLine="480"/>
            </w:pPr>
            <w:r>
              <w:rPr>
                <w:rFonts w:eastAsia="楷体"/>
                <w:sz w:val="24"/>
              </w:rPr>
              <w:t>根据整个课题的工作量和各个研究阶段的关系，大致的时间安排如下：</w:t>
            </w:r>
          </w:p>
          <w:p w14:paraId="5D5A0180" w14:textId="77777777" w:rsidR="00000A4E" w:rsidRDefault="00000000">
            <w:pPr>
              <w:spacing w:line="420" w:lineRule="exact"/>
              <w:ind w:firstLineChars="200" w:firstLine="480"/>
              <w:jc w:val="left"/>
            </w:pPr>
            <w:r>
              <w:rPr>
                <w:rFonts w:eastAsia="楷体"/>
                <w:sz w:val="24"/>
              </w:rPr>
              <w:t xml:space="preserve">2026.7-2026.10  </w:t>
            </w:r>
            <w:r>
              <w:rPr>
                <w:rFonts w:eastAsia="楷体"/>
                <w:sz w:val="24"/>
              </w:rPr>
              <w:t>阅读并整理相关文献，准备开题报告</w:t>
            </w:r>
          </w:p>
          <w:p w14:paraId="60F864BD" w14:textId="77777777" w:rsidR="00000A4E" w:rsidRDefault="00000000">
            <w:pPr>
              <w:spacing w:line="420" w:lineRule="exact"/>
              <w:ind w:firstLineChars="200" w:firstLine="480"/>
              <w:jc w:val="left"/>
            </w:pPr>
            <w:r>
              <w:rPr>
                <w:rFonts w:eastAsia="楷体"/>
                <w:sz w:val="24"/>
              </w:rPr>
              <w:t xml:space="preserve">2026.10-2027.1  </w:t>
            </w:r>
            <w:r>
              <w:rPr>
                <w:rFonts w:eastAsia="楷体"/>
                <w:sz w:val="24"/>
              </w:rPr>
              <w:t>完成故障注入飞行数据与射频数据采集及数据集构建，开展闭环故障特征表征研究</w:t>
            </w:r>
          </w:p>
          <w:p w14:paraId="343D8D50" w14:textId="77777777" w:rsidR="00000A4E" w:rsidRDefault="00000000">
            <w:pPr>
              <w:spacing w:line="420" w:lineRule="exact"/>
              <w:ind w:firstLineChars="200" w:firstLine="480"/>
              <w:jc w:val="left"/>
            </w:pPr>
            <w:r>
              <w:rPr>
                <w:rFonts w:eastAsia="楷体"/>
                <w:sz w:val="24"/>
              </w:rPr>
              <w:t xml:space="preserve">2027.1-2027.5  </w:t>
            </w:r>
            <w:r>
              <w:rPr>
                <w:rFonts w:eastAsia="楷体"/>
                <w:sz w:val="24"/>
              </w:rPr>
              <w:t>完成基于大语言模型的生成式故障诊断模型</w:t>
            </w:r>
          </w:p>
          <w:p w14:paraId="38630A0F" w14:textId="77777777" w:rsidR="00000A4E" w:rsidRDefault="00000000">
            <w:pPr>
              <w:spacing w:line="420" w:lineRule="exact"/>
              <w:ind w:firstLineChars="200" w:firstLine="480"/>
              <w:jc w:val="left"/>
            </w:pPr>
            <w:r>
              <w:rPr>
                <w:rFonts w:eastAsia="楷体"/>
                <w:sz w:val="24"/>
              </w:rPr>
              <w:t xml:space="preserve">2027.5-2027.9  </w:t>
            </w:r>
            <w:r>
              <w:rPr>
                <w:rFonts w:eastAsia="楷体"/>
                <w:sz w:val="24"/>
              </w:rPr>
              <w:t>完成诊断模型轻量化与分层部署方法研究，撰写小论文</w:t>
            </w:r>
          </w:p>
          <w:p w14:paraId="4A85ACAD" w14:textId="77777777" w:rsidR="00000A4E" w:rsidRDefault="00000000">
            <w:pPr>
              <w:spacing w:line="420" w:lineRule="exact"/>
              <w:ind w:firstLineChars="200" w:firstLine="480"/>
              <w:jc w:val="left"/>
            </w:pPr>
            <w:r>
              <w:rPr>
                <w:rFonts w:eastAsia="楷体"/>
                <w:sz w:val="24"/>
              </w:rPr>
              <w:t xml:space="preserve">2027.9-2027.12  </w:t>
            </w:r>
            <w:r>
              <w:rPr>
                <w:rFonts w:eastAsia="楷体"/>
                <w:sz w:val="24"/>
              </w:rPr>
              <w:t>将上述所得成果进行整理和总结，撰写最后的毕业论文并准备答辩。</w:t>
            </w:r>
          </w:p>
        </w:tc>
      </w:tr>
      <w:tr w:rsidR="009E28B7" w14:paraId="0DC3A87A" w14:textId="77777777">
        <w:trPr>
          <w:trHeight w:val="32767"/>
        </w:trPr>
        <w:tc>
          <w:tcPr>
            <w:tcW w:w="8916" w:type="dxa"/>
            <w:gridSpan w:val="11"/>
          </w:tcPr>
          <w:p w14:paraId="42AD934C" w14:textId="77777777" w:rsidR="009E28B7" w:rsidRDefault="00000000">
            <w:pPr>
              <w:widowControl/>
              <w:spacing w:line="420" w:lineRule="exact"/>
              <w:ind w:firstLineChars="200" w:firstLine="480"/>
              <w:jc w:val="left"/>
            </w:pPr>
            <w:r>
              <w:rPr>
                <w:rFonts w:eastAsia="楷体" w:hint="eastAsia"/>
                <w:sz w:val="24"/>
              </w:rPr>
              <w:lastRenderedPageBreak/>
              <w:t>六、研究生本人与课题有关的理论学习、资料查阅及工作基础：</w:t>
            </w:r>
          </w:p>
          <w:p w14:paraId="17F89C82" w14:textId="77777777" w:rsidR="00000A4E" w:rsidRDefault="00000000">
            <w:pPr>
              <w:spacing w:line="420" w:lineRule="exact"/>
              <w:ind w:firstLineChars="200" w:firstLine="480"/>
            </w:pPr>
            <w:r>
              <w:rPr>
                <w:rFonts w:eastAsia="楷体"/>
                <w:sz w:val="24"/>
              </w:rPr>
              <w:t>（</w:t>
            </w:r>
            <w:r>
              <w:rPr>
                <w:rFonts w:eastAsia="楷体"/>
                <w:sz w:val="24"/>
              </w:rPr>
              <w:t>1</w:t>
            </w:r>
            <w:r>
              <w:rPr>
                <w:rFonts w:eastAsia="楷体"/>
                <w:sz w:val="24"/>
              </w:rPr>
              <w:t>）通过学校学习，本人掌握了信号处理、深度学习的基础知识和故障诊断的研究方法，具备了充足的理论基础。</w:t>
            </w:r>
          </w:p>
          <w:p w14:paraId="3798EF29" w14:textId="77777777" w:rsidR="00000A4E" w:rsidRDefault="00000000">
            <w:pPr>
              <w:spacing w:line="420" w:lineRule="exact"/>
              <w:ind w:firstLineChars="200" w:firstLine="480"/>
            </w:pPr>
            <w:r>
              <w:rPr>
                <w:rFonts w:eastAsia="楷体"/>
                <w:sz w:val="24"/>
              </w:rPr>
              <w:t>（</w:t>
            </w:r>
            <w:r>
              <w:rPr>
                <w:rFonts w:eastAsia="楷体"/>
                <w:sz w:val="24"/>
              </w:rPr>
              <w:t>2</w:t>
            </w:r>
            <w:r>
              <w:rPr>
                <w:rFonts w:eastAsia="楷体"/>
                <w:sz w:val="24"/>
              </w:rPr>
              <w:t>）通过搭建多旋翼无人机故障注入实验平台并完成试飞验证和射频采集系统的地面测试，熟悉了</w:t>
            </w:r>
            <w:r>
              <w:rPr>
                <w:rFonts w:eastAsia="楷体"/>
                <w:sz w:val="24"/>
              </w:rPr>
              <w:t xml:space="preserve"> PX4 </w:t>
            </w:r>
            <w:r>
              <w:rPr>
                <w:rFonts w:eastAsia="楷体"/>
                <w:sz w:val="24"/>
              </w:rPr>
              <w:t>飞控系统与飞行日志数据，明确了研究方向，具备了坚实的工程应用基础。</w:t>
            </w:r>
          </w:p>
          <w:p w14:paraId="011BB9C3" w14:textId="77777777" w:rsidR="00000A4E" w:rsidRDefault="00000000">
            <w:pPr>
              <w:spacing w:line="420" w:lineRule="exact"/>
              <w:ind w:firstLineChars="200" w:firstLine="480"/>
            </w:pPr>
            <w:r>
              <w:rPr>
                <w:rFonts w:eastAsia="楷体"/>
                <w:sz w:val="24"/>
              </w:rPr>
              <w:t>（</w:t>
            </w:r>
            <w:r>
              <w:rPr>
                <w:rFonts w:eastAsia="楷体"/>
                <w:sz w:val="24"/>
              </w:rPr>
              <w:t>3</w:t>
            </w:r>
            <w:r>
              <w:rPr>
                <w:rFonts w:eastAsia="楷体"/>
                <w:sz w:val="24"/>
              </w:rPr>
              <w:t>）本人能够熟练使用国内外相关研究领域的文献和网络资源，拥有充足的信息检索和资料查阅基础。</w:t>
            </w:r>
          </w:p>
          <w:p w14:paraId="1FB2145B" w14:textId="77777777" w:rsidR="00000A4E" w:rsidRDefault="00000000">
            <w:pPr>
              <w:spacing w:line="420" w:lineRule="exact"/>
              <w:ind w:firstLineChars="200" w:firstLine="480"/>
            </w:pPr>
            <w:r>
              <w:rPr>
                <w:rFonts w:eastAsia="楷体"/>
                <w:sz w:val="24"/>
              </w:rPr>
              <w:t>（</w:t>
            </w:r>
            <w:r>
              <w:rPr>
                <w:rFonts w:eastAsia="楷体"/>
                <w:sz w:val="24"/>
              </w:rPr>
              <w:t>4</w:t>
            </w:r>
            <w:r>
              <w:rPr>
                <w:rFonts w:eastAsia="楷体"/>
                <w:sz w:val="24"/>
              </w:rPr>
              <w:t>）本人能够熟练使用实验室的无人机平台、飞控调试工具与计算资源，为本课题打下了良好的实验基础。</w:t>
            </w:r>
          </w:p>
        </w:tc>
      </w:tr>
      <w:tr w:rsidR="009E28B7" w14:paraId="2F6D0F81" w14:textId="77777777">
        <w:trPr>
          <w:gridAfter w:val="4"/>
          <w:wAfter w:w="301" w:type="dxa"/>
          <w:trHeight w:val="13809"/>
        </w:trPr>
        <w:tc>
          <w:tcPr>
            <w:tcW w:w="8615" w:type="dxa"/>
            <w:gridSpan w:val="7"/>
          </w:tcPr>
          <w:p w14:paraId="2622FEE4" w14:textId="77777777" w:rsidR="009E28B7" w:rsidRDefault="00000000">
            <w:pPr>
              <w:widowControl/>
              <w:ind w:firstLineChars="400" w:firstLine="840"/>
              <w:jc w:val="left"/>
            </w:pPr>
            <w:r>
              <w:rPr>
                <w:rFonts w:hint="eastAsia"/>
              </w:rPr>
              <w:lastRenderedPageBreak/>
              <w:t>七、开题报告纪录：</w:t>
            </w:r>
          </w:p>
          <w:p w14:paraId="27993341" w14:textId="77777777" w:rsidR="009E28B7" w:rsidRDefault="009E28B7">
            <w:pPr>
              <w:widowControl/>
              <w:jc w:val="left"/>
            </w:pPr>
          </w:p>
          <w:p w14:paraId="3B500C35" w14:textId="77777777" w:rsidR="009E28B7" w:rsidRDefault="009E28B7">
            <w:pPr>
              <w:widowControl/>
              <w:jc w:val="left"/>
            </w:pPr>
          </w:p>
          <w:p w14:paraId="08F1294F" w14:textId="77777777" w:rsidR="009E28B7" w:rsidRDefault="009E28B7">
            <w:pPr>
              <w:widowControl/>
              <w:jc w:val="left"/>
            </w:pPr>
          </w:p>
          <w:p w14:paraId="26CA619D" w14:textId="77777777" w:rsidR="009E28B7" w:rsidRDefault="009E28B7">
            <w:pPr>
              <w:widowControl/>
              <w:jc w:val="left"/>
            </w:pPr>
          </w:p>
          <w:p w14:paraId="3D0F9A6E" w14:textId="77777777" w:rsidR="009E28B7" w:rsidRDefault="009E28B7">
            <w:pPr>
              <w:widowControl/>
              <w:jc w:val="left"/>
            </w:pPr>
          </w:p>
          <w:p w14:paraId="1AA43200" w14:textId="77777777" w:rsidR="009E28B7" w:rsidRDefault="009E28B7">
            <w:pPr>
              <w:widowControl/>
              <w:jc w:val="left"/>
            </w:pPr>
          </w:p>
          <w:p w14:paraId="281EDAC8" w14:textId="77777777" w:rsidR="009E28B7" w:rsidRDefault="009E28B7">
            <w:pPr>
              <w:widowControl/>
              <w:jc w:val="left"/>
            </w:pPr>
          </w:p>
          <w:p w14:paraId="42BBE7A6" w14:textId="77777777" w:rsidR="009E28B7" w:rsidRDefault="009E28B7">
            <w:pPr>
              <w:widowControl/>
              <w:jc w:val="left"/>
            </w:pPr>
          </w:p>
          <w:p w14:paraId="3DB29F99" w14:textId="77777777" w:rsidR="009E28B7" w:rsidRDefault="009E28B7">
            <w:pPr>
              <w:widowControl/>
              <w:jc w:val="left"/>
            </w:pPr>
          </w:p>
          <w:p w14:paraId="08A197B0" w14:textId="77777777" w:rsidR="009E28B7" w:rsidRDefault="009E28B7">
            <w:pPr>
              <w:widowControl/>
              <w:jc w:val="left"/>
            </w:pPr>
          </w:p>
          <w:p w14:paraId="3A44EC04" w14:textId="77777777" w:rsidR="009E28B7" w:rsidRDefault="009E28B7">
            <w:pPr>
              <w:widowControl/>
              <w:jc w:val="left"/>
            </w:pPr>
          </w:p>
          <w:p w14:paraId="011F2E52" w14:textId="77777777" w:rsidR="009E28B7" w:rsidRDefault="009E28B7">
            <w:pPr>
              <w:widowControl/>
              <w:jc w:val="left"/>
            </w:pPr>
          </w:p>
          <w:p w14:paraId="2440C39A" w14:textId="77777777" w:rsidR="009E28B7" w:rsidRDefault="009E28B7">
            <w:pPr>
              <w:widowControl/>
              <w:jc w:val="left"/>
            </w:pPr>
          </w:p>
          <w:p w14:paraId="639CAD2E" w14:textId="77777777" w:rsidR="009E28B7" w:rsidRDefault="009E28B7">
            <w:pPr>
              <w:widowControl/>
              <w:jc w:val="left"/>
            </w:pPr>
          </w:p>
          <w:p w14:paraId="0CACB8EF" w14:textId="77777777" w:rsidR="009E28B7" w:rsidRDefault="009E28B7">
            <w:pPr>
              <w:widowControl/>
              <w:jc w:val="left"/>
            </w:pPr>
          </w:p>
          <w:p w14:paraId="593F6451" w14:textId="77777777" w:rsidR="009E28B7" w:rsidRDefault="009E28B7">
            <w:pPr>
              <w:widowControl/>
              <w:jc w:val="left"/>
            </w:pPr>
          </w:p>
          <w:p w14:paraId="6FF859CE" w14:textId="77777777" w:rsidR="009E28B7" w:rsidRDefault="009E28B7">
            <w:pPr>
              <w:widowControl/>
              <w:jc w:val="left"/>
            </w:pPr>
          </w:p>
          <w:p w14:paraId="259A20A2" w14:textId="77777777" w:rsidR="009E28B7" w:rsidRDefault="009E28B7">
            <w:pPr>
              <w:widowControl/>
              <w:jc w:val="left"/>
            </w:pPr>
          </w:p>
          <w:p w14:paraId="24E2B6CD" w14:textId="77777777" w:rsidR="009E28B7" w:rsidRDefault="009E28B7">
            <w:pPr>
              <w:widowControl/>
              <w:jc w:val="left"/>
            </w:pPr>
          </w:p>
          <w:p w14:paraId="288BA90C" w14:textId="77777777" w:rsidR="009E28B7" w:rsidRDefault="009E28B7">
            <w:pPr>
              <w:widowControl/>
              <w:jc w:val="left"/>
            </w:pPr>
          </w:p>
          <w:p w14:paraId="10E0EB48" w14:textId="77777777" w:rsidR="009E28B7" w:rsidRDefault="009E28B7">
            <w:pPr>
              <w:widowControl/>
              <w:jc w:val="left"/>
            </w:pPr>
          </w:p>
          <w:p w14:paraId="1FAEEC4B" w14:textId="77777777" w:rsidR="009E28B7" w:rsidRDefault="009E28B7">
            <w:pPr>
              <w:widowControl/>
              <w:jc w:val="left"/>
            </w:pPr>
          </w:p>
          <w:p w14:paraId="14ABC97F" w14:textId="77777777" w:rsidR="009E28B7" w:rsidRDefault="009E28B7">
            <w:pPr>
              <w:widowControl/>
              <w:jc w:val="left"/>
            </w:pPr>
          </w:p>
          <w:p w14:paraId="1D5DD538" w14:textId="77777777" w:rsidR="009E28B7" w:rsidRDefault="009E28B7">
            <w:pPr>
              <w:widowControl/>
              <w:jc w:val="left"/>
            </w:pPr>
          </w:p>
          <w:p w14:paraId="33C99525" w14:textId="77777777" w:rsidR="009E28B7" w:rsidRDefault="009E28B7">
            <w:pPr>
              <w:widowControl/>
              <w:jc w:val="left"/>
            </w:pPr>
          </w:p>
          <w:p w14:paraId="576B7113" w14:textId="77777777" w:rsidR="009E28B7" w:rsidRDefault="009E28B7">
            <w:pPr>
              <w:widowControl/>
              <w:jc w:val="left"/>
            </w:pPr>
          </w:p>
          <w:p w14:paraId="4FDDCE6D" w14:textId="77777777" w:rsidR="009E28B7" w:rsidRDefault="009E28B7">
            <w:pPr>
              <w:widowControl/>
              <w:jc w:val="left"/>
            </w:pPr>
          </w:p>
          <w:p w14:paraId="0B45145A" w14:textId="77777777" w:rsidR="009E28B7" w:rsidRDefault="009E28B7">
            <w:pPr>
              <w:widowControl/>
              <w:jc w:val="left"/>
            </w:pPr>
          </w:p>
          <w:p w14:paraId="742A719F" w14:textId="77777777" w:rsidR="009E28B7" w:rsidRDefault="009E28B7">
            <w:pPr>
              <w:widowControl/>
              <w:jc w:val="left"/>
            </w:pPr>
          </w:p>
          <w:p w14:paraId="1B55D20E" w14:textId="77777777" w:rsidR="009E28B7" w:rsidRDefault="009E28B7">
            <w:pPr>
              <w:widowControl/>
              <w:jc w:val="left"/>
            </w:pPr>
          </w:p>
          <w:p w14:paraId="46682F23" w14:textId="77777777" w:rsidR="009E28B7" w:rsidRDefault="009E28B7">
            <w:pPr>
              <w:widowControl/>
              <w:jc w:val="left"/>
            </w:pPr>
          </w:p>
          <w:p w14:paraId="25E53991" w14:textId="77777777" w:rsidR="009E28B7" w:rsidRDefault="009E28B7">
            <w:pPr>
              <w:widowControl/>
              <w:jc w:val="left"/>
            </w:pPr>
          </w:p>
          <w:p w14:paraId="65DE4012" w14:textId="77777777" w:rsidR="009E28B7" w:rsidRDefault="009E28B7">
            <w:pPr>
              <w:widowControl/>
              <w:jc w:val="left"/>
            </w:pPr>
          </w:p>
          <w:p w14:paraId="1A4CEEEC" w14:textId="77777777" w:rsidR="009E28B7" w:rsidRDefault="009E28B7">
            <w:pPr>
              <w:widowControl/>
              <w:jc w:val="left"/>
            </w:pPr>
          </w:p>
          <w:p w14:paraId="14769B4B" w14:textId="77777777" w:rsidR="009E28B7" w:rsidRDefault="009E28B7">
            <w:pPr>
              <w:widowControl/>
              <w:jc w:val="left"/>
            </w:pPr>
          </w:p>
          <w:p w14:paraId="253051A2" w14:textId="77777777" w:rsidR="009E28B7" w:rsidRDefault="009E28B7">
            <w:pPr>
              <w:widowControl/>
              <w:jc w:val="left"/>
            </w:pPr>
          </w:p>
          <w:p w14:paraId="49B86EF8" w14:textId="77777777" w:rsidR="009E28B7" w:rsidRDefault="009E28B7">
            <w:pPr>
              <w:widowControl/>
              <w:jc w:val="left"/>
            </w:pPr>
          </w:p>
          <w:p w14:paraId="438605FF" w14:textId="77777777" w:rsidR="009E28B7" w:rsidRDefault="009E28B7">
            <w:pPr>
              <w:widowControl/>
              <w:jc w:val="left"/>
            </w:pPr>
          </w:p>
          <w:p w14:paraId="07A0E2AE" w14:textId="77777777" w:rsidR="009E28B7" w:rsidRDefault="009E28B7">
            <w:pPr>
              <w:widowControl/>
              <w:jc w:val="left"/>
            </w:pPr>
          </w:p>
          <w:p w14:paraId="4224D4EC" w14:textId="77777777" w:rsidR="009E28B7" w:rsidRDefault="009E28B7">
            <w:pPr>
              <w:widowControl/>
              <w:jc w:val="left"/>
            </w:pPr>
          </w:p>
          <w:p w14:paraId="1A0945EB" w14:textId="77777777" w:rsidR="009E28B7" w:rsidRDefault="009E28B7">
            <w:pPr>
              <w:widowControl/>
              <w:jc w:val="left"/>
            </w:pPr>
          </w:p>
          <w:p w14:paraId="70CBF639" w14:textId="77777777" w:rsidR="009E28B7" w:rsidRDefault="009E28B7">
            <w:pPr>
              <w:widowControl/>
              <w:jc w:val="left"/>
            </w:pPr>
          </w:p>
          <w:p w14:paraId="5BB1EF34" w14:textId="77777777" w:rsidR="009E28B7" w:rsidRDefault="009E28B7">
            <w:pPr>
              <w:widowControl/>
              <w:jc w:val="left"/>
            </w:pPr>
          </w:p>
          <w:p w14:paraId="54327987" w14:textId="77777777" w:rsidR="009E28B7" w:rsidRDefault="00000000">
            <w:pPr>
              <w:widowControl/>
              <w:ind w:firstLineChars="2600" w:firstLine="5460"/>
              <w:jc w:val="left"/>
            </w:pPr>
            <w:r>
              <w:rPr>
                <w:rFonts w:hint="eastAsia"/>
              </w:rPr>
              <w:t>记录人签字：</w:t>
            </w:r>
            <w:r>
              <w:rPr>
                <w:rFonts w:hint="eastAsia"/>
                <w:u w:val="single"/>
              </w:rPr>
              <w:t xml:space="preserve">          </w:t>
            </w:r>
          </w:p>
        </w:tc>
      </w:tr>
      <w:tr w:rsidR="009E28B7" w14:paraId="27A87C39" w14:textId="77777777">
        <w:trPr>
          <w:gridAfter w:val="5"/>
          <w:wAfter w:w="394" w:type="dxa"/>
          <w:trHeight w:val="659"/>
        </w:trPr>
        <w:tc>
          <w:tcPr>
            <w:tcW w:w="1420" w:type="dxa"/>
            <w:vAlign w:val="center"/>
          </w:tcPr>
          <w:p w14:paraId="05F88B14" w14:textId="77777777" w:rsidR="009E28B7" w:rsidRDefault="00000000">
            <w:pPr>
              <w:jc w:val="center"/>
              <w:rPr>
                <w:rFonts w:ascii="仿宋_GB2312" w:eastAsia="仿宋_GB2312"/>
                <w:sz w:val="24"/>
              </w:rPr>
            </w:pPr>
            <w:r>
              <w:rPr>
                <w:rFonts w:ascii="仿宋_GB2312" w:eastAsia="仿宋_GB2312" w:hint="eastAsia"/>
                <w:sz w:val="24"/>
              </w:rPr>
              <w:lastRenderedPageBreak/>
              <w:t>报告类型</w:t>
            </w:r>
          </w:p>
        </w:tc>
        <w:tc>
          <w:tcPr>
            <w:tcW w:w="7102" w:type="dxa"/>
            <w:gridSpan w:val="5"/>
            <w:vAlign w:val="center"/>
          </w:tcPr>
          <w:p w14:paraId="2AFC2F1F" w14:textId="77777777" w:rsidR="009E28B7" w:rsidRDefault="00000000">
            <w:pPr>
              <w:jc w:val="center"/>
              <w:rPr>
                <w:rFonts w:ascii="仿宋_GB2312" w:eastAsia="仿宋_GB2312"/>
                <w:sz w:val="24"/>
              </w:rPr>
            </w:pPr>
            <w:r>
              <w:rPr>
                <w:rFonts w:ascii="仿宋_GB2312" w:eastAsia="仿宋_GB2312" w:hint="eastAsia"/>
                <w:sz w:val="24"/>
              </w:rPr>
              <w:t>□ 学位论文           □ 实践成果</w:t>
            </w:r>
          </w:p>
        </w:tc>
      </w:tr>
      <w:tr w:rsidR="009E28B7" w14:paraId="3DD53FAF" w14:textId="77777777">
        <w:trPr>
          <w:gridAfter w:val="5"/>
          <w:wAfter w:w="394" w:type="dxa"/>
          <w:trHeight w:val="551"/>
        </w:trPr>
        <w:tc>
          <w:tcPr>
            <w:tcW w:w="1420" w:type="dxa"/>
            <w:vAlign w:val="center"/>
          </w:tcPr>
          <w:p w14:paraId="05B266E2" w14:textId="77777777" w:rsidR="009E28B7" w:rsidRDefault="00000000">
            <w:pPr>
              <w:jc w:val="center"/>
              <w:rPr>
                <w:rFonts w:ascii="仿宋_GB2312" w:eastAsia="仿宋_GB2312"/>
                <w:sz w:val="24"/>
              </w:rPr>
            </w:pPr>
            <w:r>
              <w:rPr>
                <w:rFonts w:ascii="仿宋_GB2312" w:eastAsia="仿宋_GB2312"/>
                <w:sz w:val="24"/>
              </w:rPr>
              <w:br w:type="page"/>
              <w:t>姓名</w:t>
            </w:r>
          </w:p>
        </w:tc>
        <w:tc>
          <w:tcPr>
            <w:tcW w:w="1420" w:type="dxa"/>
            <w:vAlign w:val="center"/>
          </w:tcPr>
          <w:p w14:paraId="2821AD37" w14:textId="77777777" w:rsidR="009E28B7" w:rsidRDefault="00000000">
            <w:pPr>
              <w:jc w:val="center"/>
              <w:rPr>
                <w:rFonts w:ascii="仿宋_GB2312" w:eastAsia="仿宋_GB2312"/>
                <w:sz w:val="24"/>
              </w:rPr>
            </w:pPr>
            <w:r>
              <w:rPr>
                <w:rFonts w:ascii="仿宋_GB2312" w:eastAsia="仿宋_GB2312"/>
                <w:sz w:val="24"/>
              </w:rPr>
              <w:t>性别</w:t>
            </w:r>
          </w:p>
        </w:tc>
        <w:tc>
          <w:tcPr>
            <w:tcW w:w="1420" w:type="dxa"/>
            <w:vAlign w:val="center"/>
          </w:tcPr>
          <w:p w14:paraId="2EFEEAE7" w14:textId="77777777" w:rsidR="009E28B7" w:rsidRDefault="00000000">
            <w:pPr>
              <w:jc w:val="center"/>
              <w:rPr>
                <w:rFonts w:ascii="仿宋_GB2312" w:eastAsia="仿宋_GB2312"/>
                <w:sz w:val="24"/>
              </w:rPr>
            </w:pPr>
            <w:r>
              <w:rPr>
                <w:rFonts w:ascii="仿宋_GB2312" w:eastAsia="仿宋_GB2312"/>
                <w:sz w:val="24"/>
              </w:rPr>
              <w:t>年龄</w:t>
            </w:r>
          </w:p>
        </w:tc>
        <w:tc>
          <w:tcPr>
            <w:tcW w:w="1420" w:type="dxa"/>
            <w:vAlign w:val="center"/>
          </w:tcPr>
          <w:p w14:paraId="0486642E" w14:textId="77777777" w:rsidR="009E28B7" w:rsidRDefault="00000000">
            <w:pPr>
              <w:jc w:val="center"/>
              <w:rPr>
                <w:rFonts w:ascii="仿宋_GB2312" w:eastAsia="仿宋_GB2312"/>
                <w:sz w:val="24"/>
              </w:rPr>
            </w:pPr>
            <w:r>
              <w:rPr>
                <w:rFonts w:ascii="仿宋_GB2312" w:eastAsia="仿宋_GB2312"/>
                <w:sz w:val="24"/>
              </w:rPr>
              <w:t>入学时间</w:t>
            </w:r>
          </w:p>
        </w:tc>
        <w:tc>
          <w:tcPr>
            <w:tcW w:w="2842" w:type="dxa"/>
            <w:gridSpan w:val="2"/>
            <w:vAlign w:val="center"/>
          </w:tcPr>
          <w:p w14:paraId="32BDFE65" w14:textId="77777777" w:rsidR="009E28B7" w:rsidRDefault="00000000">
            <w:pPr>
              <w:jc w:val="center"/>
              <w:rPr>
                <w:rFonts w:ascii="仿宋_GB2312" w:eastAsia="仿宋_GB2312"/>
                <w:sz w:val="24"/>
              </w:rPr>
            </w:pPr>
            <w:r>
              <w:rPr>
                <w:rFonts w:ascii="仿宋_GB2312" w:eastAsia="仿宋_GB2312"/>
                <w:sz w:val="24"/>
              </w:rPr>
              <w:t>开题时间</w:t>
            </w:r>
          </w:p>
        </w:tc>
      </w:tr>
      <w:tr w:rsidR="009E28B7" w14:paraId="274881A9" w14:textId="77777777">
        <w:trPr>
          <w:gridAfter w:val="5"/>
          <w:wAfter w:w="394" w:type="dxa"/>
          <w:trHeight w:val="510"/>
        </w:trPr>
        <w:tc>
          <w:tcPr>
            <w:tcW w:w="1420" w:type="dxa"/>
            <w:vAlign w:val="center"/>
          </w:tcPr>
          <w:p w14:paraId="38F8F1FE" w14:textId="77777777" w:rsidR="009E28B7" w:rsidRDefault="009E28B7">
            <w:pPr>
              <w:jc w:val="center"/>
              <w:rPr>
                <w:rFonts w:ascii="仿宋_GB2312" w:eastAsia="仿宋_GB2312"/>
                <w:sz w:val="24"/>
              </w:rPr>
            </w:pPr>
          </w:p>
        </w:tc>
        <w:tc>
          <w:tcPr>
            <w:tcW w:w="1420" w:type="dxa"/>
            <w:vAlign w:val="center"/>
          </w:tcPr>
          <w:p w14:paraId="416879CF" w14:textId="77777777" w:rsidR="009E28B7" w:rsidRDefault="009E28B7">
            <w:pPr>
              <w:jc w:val="center"/>
              <w:rPr>
                <w:rFonts w:ascii="仿宋_GB2312" w:eastAsia="仿宋_GB2312"/>
                <w:sz w:val="24"/>
              </w:rPr>
            </w:pPr>
          </w:p>
        </w:tc>
        <w:tc>
          <w:tcPr>
            <w:tcW w:w="1420" w:type="dxa"/>
            <w:vAlign w:val="center"/>
          </w:tcPr>
          <w:p w14:paraId="6015E08D" w14:textId="77777777" w:rsidR="009E28B7" w:rsidRDefault="009E28B7">
            <w:pPr>
              <w:jc w:val="center"/>
              <w:rPr>
                <w:rFonts w:ascii="仿宋_GB2312" w:eastAsia="仿宋_GB2312"/>
                <w:sz w:val="24"/>
              </w:rPr>
            </w:pPr>
          </w:p>
        </w:tc>
        <w:tc>
          <w:tcPr>
            <w:tcW w:w="1420" w:type="dxa"/>
            <w:vAlign w:val="center"/>
          </w:tcPr>
          <w:p w14:paraId="42545FB5" w14:textId="77777777" w:rsidR="009E28B7" w:rsidRDefault="009E28B7">
            <w:pPr>
              <w:jc w:val="center"/>
              <w:rPr>
                <w:rFonts w:ascii="仿宋_GB2312" w:eastAsia="仿宋_GB2312"/>
                <w:sz w:val="24"/>
              </w:rPr>
            </w:pPr>
          </w:p>
        </w:tc>
        <w:tc>
          <w:tcPr>
            <w:tcW w:w="2842" w:type="dxa"/>
            <w:gridSpan w:val="2"/>
            <w:vAlign w:val="center"/>
          </w:tcPr>
          <w:p w14:paraId="39E87E78" w14:textId="77777777" w:rsidR="009E28B7" w:rsidRDefault="009E28B7">
            <w:pPr>
              <w:jc w:val="center"/>
              <w:rPr>
                <w:rFonts w:ascii="仿宋_GB2312" w:eastAsia="仿宋_GB2312"/>
                <w:sz w:val="24"/>
              </w:rPr>
            </w:pPr>
          </w:p>
        </w:tc>
      </w:tr>
      <w:tr w:rsidR="009E28B7" w14:paraId="35F83704" w14:textId="77777777">
        <w:trPr>
          <w:gridAfter w:val="5"/>
          <w:wAfter w:w="394" w:type="dxa"/>
          <w:trHeight w:val="513"/>
        </w:trPr>
        <w:tc>
          <w:tcPr>
            <w:tcW w:w="1420" w:type="dxa"/>
            <w:vAlign w:val="center"/>
          </w:tcPr>
          <w:p w14:paraId="23A2EF7C" w14:textId="77777777" w:rsidR="009E28B7" w:rsidRDefault="00000000">
            <w:pPr>
              <w:jc w:val="center"/>
              <w:rPr>
                <w:rFonts w:ascii="仿宋_GB2312" w:eastAsia="仿宋_GB2312"/>
                <w:sz w:val="24"/>
              </w:rPr>
            </w:pPr>
            <w:r>
              <w:rPr>
                <w:rFonts w:ascii="仿宋_GB2312" w:eastAsia="仿宋_GB2312"/>
                <w:sz w:val="24"/>
              </w:rPr>
              <w:t>课题来源</w:t>
            </w:r>
          </w:p>
        </w:tc>
        <w:tc>
          <w:tcPr>
            <w:tcW w:w="7102" w:type="dxa"/>
            <w:gridSpan w:val="5"/>
            <w:vAlign w:val="center"/>
          </w:tcPr>
          <w:p w14:paraId="3CCA3FA3" w14:textId="77777777" w:rsidR="009E28B7" w:rsidRDefault="009E28B7">
            <w:pPr>
              <w:jc w:val="center"/>
              <w:rPr>
                <w:rFonts w:ascii="仿宋_GB2312" w:eastAsia="仿宋_GB2312"/>
                <w:sz w:val="24"/>
              </w:rPr>
            </w:pPr>
          </w:p>
        </w:tc>
      </w:tr>
      <w:tr w:rsidR="009E28B7" w14:paraId="50FD30F4" w14:textId="77777777">
        <w:trPr>
          <w:gridAfter w:val="5"/>
          <w:wAfter w:w="394" w:type="dxa"/>
          <w:trHeight w:val="513"/>
        </w:trPr>
        <w:tc>
          <w:tcPr>
            <w:tcW w:w="1420" w:type="dxa"/>
            <w:vAlign w:val="center"/>
          </w:tcPr>
          <w:p w14:paraId="0E637663" w14:textId="77777777" w:rsidR="009E28B7" w:rsidRDefault="00000000">
            <w:pPr>
              <w:jc w:val="center"/>
              <w:rPr>
                <w:rFonts w:ascii="仿宋_GB2312" w:eastAsia="仿宋_GB2312"/>
                <w:sz w:val="24"/>
              </w:rPr>
            </w:pPr>
            <w:r>
              <w:rPr>
                <w:rFonts w:ascii="仿宋_GB2312" w:eastAsia="仿宋_GB2312"/>
                <w:sz w:val="24"/>
              </w:rPr>
              <w:t>报告时间</w:t>
            </w:r>
          </w:p>
        </w:tc>
        <w:tc>
          <w:tcPr>
            <w:tcW w:w="7102" w:type="dxa"/>
            <w:gridSpan w:val="5"/>
            <w:vAlign w:val="center"/>
          </w:tcPr>
          <w:p w14:paraId="18C176F4" w14:textId="77777777" w:rsidR="009E28B7" w:rsidRDefault="009E28B7">
            <w:pPr>
              <w:jc w:val="center"/>
              <w:rPr>
                <w:rFonts w:ascii="仿宋_GB2312" w:eastAsia="仿宋_GB2312"/>
                <w:sz w:val="24"/>
              </w:rPr>
            </w:pPr>
          </w:p>
        </w:tc>
      </w:tr>
      <w:tr w:rsidR="009E28B7" w14:paraId="484E4543" w14:textId="77777777">
        <w:trPr>
          <w:gridAfter w:val="5"/>
          <w:wAfter w:w="394" w:type="dxa"/>
          <w:trHeight w:val="513"/>
        </w:trPr>
        <w:tc>
          <w:tcPr>
            <w:tcW w:w="1420" w:type="dxa"/>
            <w:vMerge w:val="restart"/>
            <w:vAlign w:val="center"/>
          </w:tcPr>
          <w:p w14:paraId="1C4BD0F7" w14:textId="77777777" w:rsidR="009E28B7" w:rsidRDefault="00000000">
            <w:pPr>
              <w:jc w:val="center"/>
              <w:rPr>
                <w:rFonts w:ascii="仿宋_GB2312" w:eastAsia="仿宋_GB2312"/>
                <w:sz w:val="24"/>
              </w:rPr>
            </w:pPr>
            <w:r>
              <w:rPr>
                <w:rFonts w:ascii="仿宋_GB2312" w:eastAsia="仿宋_GB2312"/>
                <w:sz w:val="24"/>
              </w:rPr>
              <w:t>开题报告</w:t>
            </w:r>
          </w:p>
          <w:p w14:paraId="239C62C8" w14:textId="77777777" w:rsidR="009E28B7" w:rsidRDefault="00000000">
            <w:pPr>
              <w:jc w:val="center"/>
              <w:rPr>
                <w:rFonts w:ascii="仿宋_GB2312" w:eastAsia="仿宋_GB2312"/>
                <w:sz w:val="24"/>
              </w:rPr>
            </w:pPr>
            <w:r>
              <w:rPr>
                <w:rFonts w:ascii="仿宋_GB2312" w:eastAsia="仿宋_GB2312"/>
                <w:sz w:val="24"/>
              </w:rPr>
              <w:t>评议组成员</w:t>
            </w:r>
          </w:p>
        </w:tc>
        <w:tc>
          <w:tcPr>
            <w:tcW w:w="1420" w:type="dxa"/>
            <w:vAlign w:val="center"/>
          </w:tcPr>
          <w:p w14:paraId="41865E56" w14:textId="77777777" w:rsidR="009E28B7" w:rsidRDefault="00000000">
            <w:pPr>
              <w:jc w:val="center"/>
              <w:rPr>
                <w:rFonts w:ascii="仿宋_GB2312" w:eastAsia="仿宋_GB2312"/>
                <w:sz w:val="24"/>
              </w:rPr>
            </w:pPr>
            <w:r>
              <w:rPr>
                <w:rFonts w:ascii="仿宋_GB2312" w:eastAsia="仿宋_GB2312"/>
                <w:sz w:val="24"/>
              </w:rPr>
              <w:t>姓名</w:t>
            </w:r>
          </w:p>
        </w:tc>
        <w:tc>
          <w:tcPr>
            <w:tcW w:w="1420" w:type="dxa"/>
            <w:vAlign w:val="center"/>
          </w:tcPr>
          <w:p w14:paraId="5ADDCE40" w14:textId="77777777" w:rsidR="009E28B7" w:rsidRDefault="00000000">
            <w:pPr>
              <w:jc w:val="center"/>
              <w:rPr>
                <w:rFonts w:ascii="仿宋_GB2312" w:eastAsia="仿宋_GB2312"/>
                <w:sz w:val="24"/>
              </w:rPr>
            </w:pPr>
            <w:r>
              <w:rPr>
                <w:rFonts w:ascii="仿宋_GB2312" w:eastAsia="仿宋_GB2312"/>
                <w:sz w:val="24"/>
              </w:rPr>
              <w:t>职称</w:t>
            </w:r>
          </w:p>
        </w:tc>
        <w:tc>
          <w:tcPr>
            <w:tcW w:w="1420" w:type="dxa"/>
            <w:vAlign w:val="center"/>
          </w:tcPr>
          <w:p w14:paraId="0A3E5242" w14:textId="77777777" w:rsidR="009E28B7" w:rsidRDefault="00000000">
            <w:pPr>
              <w:jc w:val="center"/>
              <w:rPr>
                <w:rFonts w:ascii="仿宋_GB2312" w:eastAsia="仿宋_GB2312"/>
                <w:sz w:val="24"/>
              </w:rPr>
            </w:pPr>
            <w:r>
              <w:rPr>
                <w:rFonts w:ascii="仿宋_GB2312" w:eastAsia="仿宋_GB2312"/>
                <w:sz w:val="24"/>
              </w:rPr>
              <w:t>单位</w:t>
            </w:r>
          </w:p>
        </w:tc>
        <w:tc>
          <w:tcPr>
            <w:tcW w:w="1421" w:type="dxa"/>
            <w:vAlign w:val="center"/>
          </w:tcPr>
          <w:p w14:paraId="13E65BC3" w14:textId="77777777" w:rsidR="009E28B7" w:rsidRDefault="00000000">
            <w:pPr>
              <w:jc w:val="center"/>
              <w:rPr>
                <w:rFonts w:ascii="仿宋_GB2312" w:eastAsia="仿宋_GB2312"/>
                <w:sz w:val="24"/>
              </w:rPr>
            </w:pPr>
            <w:r>
              <w:rPr>
                <w:rFonts w:ascii="仿宋_GB2312" w:eastAsia="仿宋_GB2312"/>
                <w:sz w:val="24"/>
              </w:rPr>
              <w:t>专业</w:t>
            </w:r>
          </w:p>
        </w:tc>
        <w:tc>
          <w:tcPr>
            <w:tcW w:w="1421" w:type="dxa"/>
            <w:vAlign w:val="center"/>
          </w:tcPr>
          <w:p w14:paraId="075AFAA5" w14:textId="77777777" w:rsidR="009E28B7" w:rsidRDefault="00000000">
            <w:pPr>
              <w:jc w:val="center"/>
              <w:rPr>
                <w:rFonts w:ascii="仿宋_GB2312" w:eastAsia="仿宋_GB2312"/>
                <w:sz w:val="24"/>
              </w:rPr>
            </w:pPr>
            <w:r>
              <w:rPr>
                <w:rFonts w:ascii="仿宋_GB2312" w:eastAsia="仿宋_GB2312"/>
                <w:sz w:val="24"/>
              </w:rPr>
              <w:t>签名</w:t>
            </w:r>
          </w:p>
        </w:tc>
      </w:tr>
      <w:tr w:rsidR="009E28B7" w14:paraId="2BD4ED8E" w14:textId="77777777">
        <w:trPr>
          <w:gridAfter w:val="5"/>
          <w:wAfter w:w="394" w:type="dxa"/>
          <w:trHeight w:val="513"/>
        </w:trPr>
        <w:tc>
          <w:tcPr>
            <w:tcW w:w="1420" w:type="dxa"/>
            <w:vMerge/>
            <w:vAlign w:val="center"/>
          </w:tcPr>
          <w:p w14:paraId="7DC3F374" w14:textId="77777777" w:rsidR="009E28B7" w:rsidRDefault="009E28B7">
            <w:pPr>
              <w:jc w:val="center"/>
              <w:rPr>
                <w:rFonts w:ascii="仿宋_GB2312" w:eastAsia="仿宋_GB2312"/>
                <w:sz w:val="24"/>
              </w:rPr>
            </w:pPr>
          </w:p>
        </w:tc>
        <w:tc>
          <w:tcPr>
            <w:tcW w:w="1420" w:type="dxa"/>
            <w:vAlign w:val="center"/>
          </w:tcPr>
          <w:p w14:paraId="615F9A5B" w14:textId="77777777" w:rsidR="009E28B7" w:rsidRDefault="009E28B7">
            <w:pPr>
              <w:jc w:val="center"/>
              <w:rPr>
                <w:rFonts w:ascii="仿宋_GB2312" w:eastAsia="仿宋_GB2312"/>
                <w:sz w:val="24"/>
              </w:rPr>
            </w:pPr>
          </w:p>
        </w:tc>
        <w:tc>
          <w:tcPr>
            <w:tcW w:w="1420" w:type="dxa"/>
            <w:vAlign w:val="center"/>
          </w:tcPr>
          <w:p w14:paraId="2BB18095" w14:textId="77777777" w:rsidR="009E28B7" w:rsidRDefault="009E28B7">
            <w:pPr>
              <w:jc w:val="center"/>
              <w:rPr>
                <w:rFonts w:ascii="仿宋_GB2312" w:eastAsia="仿宋_GB2312"/>
                <w:sz w:val="24"/>
              </w:rPr>
            </w:pPr>
          </w:p>
        </w:tc>
        <w:tc>
          <w:tcPr>
            <w:tcW w:w="1420" w:type="dxa"/>
            <w:vAlign w:val="center"/>
          </w:tcPr>
          <w:p w14:paraId="539EA0B4" w14:textId="77777777" w:rsidR="009E28B7" w:rsidRDefault="009E28B7">
            <w:pPr>
              <w:jc w:val="center"/>
              <w:rPr>
                <w:rFonts w:ascii="仿宋_GB2312" w:eastAsia="仿宋_GB2312"/>
                <w:sz w:val="24"/>
              </w:rPr>
            </w:pPr>
          </w:p>
        </w:tc>
        <w:tc>
          <w:tcPr>
            <w:tcW w:w="1421" w:type="dxa"/>
            <w:vAlign w:val="center"/>
          </w:tcPr>
          <w:p w14:paraId="07880BA9" w14:textId="77777777" w:rsidR="009E28B7" w:rsidRDefault="009E28B7">
            <w:pPr>
              <w:jc w:val="center"/>
              <w:rPr>
                <w:rFonts w:ascii="仿宋_GB2312" w:eastAsia="仿宋_GB2312"/>
                <w:sz w:val="24"/>
              </w:rPr>
            </w:pPr>
          </w:p>
        </w:tc>
        <w:tc>
          <w:tcPr>
            <w:tcW w:w="1421" w:type="dxa"/>
            <w:vAlign w:val="center"/>
          </w:tcPr>
          <w:p w14:paraId="093405F3" w14:textId="77777777" w:rsidR="009E28B7" w:rsidRDefault="009E28B7">
            <w:pPr>
              <w:jc w:val="center"/>
              <w:rPr>
                <w:rFonts w:ascii="仿宋_GB2312" w:eastAsia="仿宋_GB2312"/>
                <w:sz w:val="24"/>
              </w:rPr>
            </w:pPr>
          </w:p>
        </w:tc>
      </w:tr>
      <w:tr w:rsidR="009E28B7" w14:paraId="40A04336" w14:textId="77777777">
        <w:trPr>
          <w:gridAfter w:val="5"/>
          <w:wAfter w:w="394" w:type="dxa"/>
          <w:trHeight w:val="513"/>
        </w:trPr>
        <w:tc>
          <w:tcPr>
            <w:tcW w:w="1420" w:type="dxa"/>
            <w:vMerge/>
            <w:vAlign w:val="center"/>
          </w:tcPr>
          <w:p w14:paraId="22AA35DB" w14:textId="77777777" w:rsidR="009E28B7" w:rsidRDefault="009E28B7">
            <w:pPr>
              <w:jc w:val="center"/>
              <w:rPr>
                <w:rFonts w:ascii="仿宋_GB2312" w:eastAsia="仿宋_GB2312"/>
                <w:sz w:val="24"/>
              </w:rPr>
            </w:pPr>
          </w:p>
        </w:tc>
        <w:tc>
          <w:tcPr>
            <w:tcW w:w="1420" w:type="dxa"/>
            <w:vAlign w:val="center"/>
          </w:tcPr>
          <w:p w14:paraId="76E0E128" w14:textId="77777777" w:rsidR="009E28B7" w:rsidRDefault="009E28B7">
            <w:pPr>
              <w:jc w:val="center"/>
              <w:rPr>
                <w:rFonts w:ascii="仿宋_GB2312" w:eastAsia="仿宋_GB2312"/>
                <w:sz w:val="24"/>
              </w:rPr>
            </w:pPr>
          </w:p>
        </w:tc>
        <w:tc>
          <w:tcPr>
            <w:tcW w:w="1420" w:type="dxa"/>
            <w:vAlign w:val="center"/>
          </w:tcPr>
          <w:p w14:paraId="2C2AAA20" w14:textId="77777777" w:rsidR="009E28B7" w:rsidRDefault="009E28B7">
            <w:pPr>
              <w:jc w:val="center"/>
              <w:rPr>
                <w:rFonts w:ascii="仿宋_GB2312" w:eastAsia="仿宋_GB2312"/>
                <w:sz w:val="24"/>
              </w:rPr>
            </w:pPr>
          </w:p>
        </w:tc>
        <w:tc>
          <w:tcPr>
            <w:tcW w:w="1420" w:type="dxa"/>
            <w:vAlign w:val="center"/>
          </w:tcPr>
          <w:p w14:paraId="7BCD6B5B" w14:textId="77777777" w:rsidR="009E28B7" w:rsidRDefault="009E28B7">
            <w:pPr>
              <w:jc w:val="center"/>
              <w:rPr>
                <w:rFonts w:ascii="仿宋_GB2312" w:eastAsia="仿宋_GB2312"/>
                <w:sz w:val="24"/>
              </w:rPr>
            </w:pPr>
          </w:p>
        </w:tc>
        <w:tc>
          <w:tcPr>
            <w:tcW w:w="1421" w:type="dxa"/>
            <w:vAlign w:val="center"/>
          </w:tcPr>
          <w:p w14:paraId="129C8B2E" w14:textId="77777777" w:rsidR="009E28B7" w:rsidRDefault="009E28B7">
            <w:pPr>
              <w:jc w:val="center"/>
              <w:rPr>
                <w:rFonts w:ascii="仿宋_GB2312" w:eastAsia="仿宋_GB2312"/>
                <w:sz w:val="24"/>
              </w:rPr>
            </w:pPr>
          </w:p>
        </w:tc>
        <w:tc>
          <w:tcPr>
            <w:tcW w:w="1421" w:type="dxa"/>
            <w:vAlign w:val="center"/>
          </w:tcPr>
          <w:p w14:paraId="1A9426C6" w14:textId="77777777" w:rsidR="009E28B7" w:rsidRDefault="009E28B7">
            <w:pPr>
              <w:jc w:val="center"/>
              <w:rPr>
                <w:rFonts w:ascii="仿宋_GB2312" w:eastAsia="仿宋_GB2312"/>
                <w:sz w:val="24"/>
              </w:rPr>
            </w:pPr>
          </w:p>
        </w:tc>
      </w:tr>
      <w:tr w:rsidR="009E28B7" w14:paraId="43EB6F6E" w14:textId="77777777">
        <w:trPr>
          <w:gridAfter w:val="5"/>
          <w:wAfter w:w="394" w:type="dxa"/>
          <w:trHeight w:val="513"/>
        </w:trPr>
        <w:tc>
          <w:tcPr>
            <w:tcW w:w="1420" w:type="dxa"/>
            <w:vMerge/>
            <w:vAlign w:val="center"/>
          </w:tcPr>
          <w:p w14:paraId="5F3F3AD1" w14:textId="77777777" w:rsidR="009E28B7" w:rsidRDefault="009E28B7">
            <w:pPr>
              <w:jc w:val="center"/>
              <w:rPr>
                <w:rFonts w:ascii="仿宋_GB2312" w:eastAsia="仿宋_GB2312"/>
                <w:sz w:val="24"/>
              </w:rPr>
            </w:pPr>
          </w:p>
        </w:tc>
        <w:tc>
          <w:tcPr>
            <w:tcW w:w="1420" w:type="dxa"/>
            <w:vAlign w:val="center"/>
          </w:tcPr>
          <w:p w14:paraId="17C059B7" w14:textId="77777777" w:rsidR="009E28B7" w:rsidRDefault="009E28B7">
            <w:pPr>
              <w:jc w:val="center"/>
              <w:rPr>
                <w:rFonts w:ascii="仿宋_GB2312" w:eastAsia="仿宋_GB2312"/>
                <w:sz w:val="24"/>
              </w:rPr>
            </w:pPr>
          </w:p>
        </w:tc>
        <w:tc>
          <w:tcPr>
            <w:tcW w:w="1420" w:type="dxa"/>
            <w:vAlign w:val="center"/>
          </w:tcPr>
          <w:p w14:paraId="493E89A3" w14:textId="77777777" w:rsidR="009E28B7" w:rsidRDefault="009E28B7">
            <w:pPr>
              <w:jc w:val="center"/>
              <w:rPr>
                <w:rFonts w:ascii="仿宋_GB2312" w:eastAsia="仿宋_GB2312"/>
                <w:sz w:val="24"/>
              </w:rPr>
            </w:pPr>
          </w:p>
        </w:tc>
        <w:tc>
          <w:tcPr>
            <w:tcW w:w="1420" w:type="dxa"/>
            <w:vAlign w:val="center"/>
          </w:tcPr>
          <w:p w14:paraId="7F3308FA" w14:textId="77777777" w:rsidR="009E28B7" w:rsidRDefault="009E28B7">
            <w:pPr>
              <w:jc w:val="center"/>
              <w:rPr>
                <w:rFonts w:ascii="仿宋_GB2312" w:eastAsia="仿宋_GB2312"/>
                <w:sz w:val="24"/>
              </w:rPr>
            </w:pPr>
          </w:p>
        </w:tc>
        <w:tc>
          <w:tcPr>
            <w:tcW w:w="1421" w:type="dxa"/>
            <w:vAlign w:val="center"/>
          </w:tcPr>
          <w:p w14:paraId="63EC6C0F" w14:textId="77777777" w:rsidR="009E28B7" w:rsidRDefault="009E28B7">
            <w:pPr>
              <w:jc w:val="center"/>
              <w:rPr>
                <w:rFonts w:ascii="仿宋_GB2312" w:eastAsia="仿宋_GB2312"/>
                <w:sz w:val="24"/>
              </w:rPr>
            </w:pPr>
          </w:p>
        </w:tc>
        <w:tc>
          <w:tcPr>
            <w:tcW w:w="1421" w:type="dxa"/>
            <w:vAlign w:val="center"/>
          </w:tcPr>
          <w:p w14:paraId="7FFA646C" w14:textId="77777777" w:rsidR="009E28B7" w:rsidRDefault="009E28B7">
            <w:pPr>
              <w:jc w:val="center"/>
              <w:rPr>
                <w:rFonts w:ascii="仿宋_GB2312" w:eastAsia="仿宋_GB2312"/>
                <w:sz w:val="24"/>
              </w:rPr>
            </w:pPr>
          </w:p>
        </w:tc>
      </w:tr>
      <w:tr w:rsidR="009E28B7" w14:paraId="78782B45" w14:textId="77777777">
        <w:trPr>
          <w:gridAfter w:val="5"/>
          <w:wAfter w:w="394" w:type="dxa"/>
          <w:trHeight w:val="513"/>
        </w:trPr>
        <w:tc>
          <w:tcPr>
            <w:tcW w:w="1420" w:type="dxa"/>
            <w:vMerge/>
            <w:vAlign w:val="center"/>
          </w:tcPr>
          <w:p w14:paraId="3A1EB3E4" w14:textId="77777777" w:rsidR="009E28B7" w:rsidRDefault="009E28B7">
            <w:pPr>
              <w:jc w:val="center"/>
              <w:rPr>
                <w:rFonts w:ascii="仿宋_GB2312" w:eastAsia="仿宋_GB2312"/>
                <w:sz w:val="24"/>
              </w:rPr>
            </w:pPr>
          </w:p>
        </w:tc>
        <w:tc>
          <w:tcPr>
            <w:tcW w:w="1420" w:type="dxa"/>
            <w:vAlign w:val="center"/>
          </w:tcPr>
          <w:p w14:paraId="46E7FF01" w14:textId="77777777" w:rsidR="009E28B7" w:rsidRDefault="009E28B7">
            <w:pPr>
              <w:jc w:val="center"/>
              <w:rPr>
                <w:rFonts w:ascii="仿宋_GB2312" w:eastAsia="仿宋_GB2312"/>
                <w:sz w:val="24"/>
              </w:rPr>
            </w:pPr>
          </w:p>
        </w:tc>
        <w:tc>
          <w:tcPr>
            <w:tcW w:w="1420" w:type="dxa"/>
            <w:vAlign w:val="center"/>
          </w:tcPr>
          <w:p w14:paraId="4D2EA6A6" w14:textId="77777777" w:rsidR="009E28B7" w:rsidRDefault="009E28B7">
            <w:pPr>
              <w:jc w:val="center"/>
              <w:rPr>
                <w:rFonts w:ascii="仿宋_GB2312" w:eastAsia="仿宋_GB2312"/>
                <w:sz w:val="24"/>
              </w:rPr>
            </w:pPr>
          </w:p>
        </w:tc>
        <w:tc>
          <w:tcPr>
            <w:tcW w:w="1420" w:type="dxa"/>
            <w:vAlign w:val="center"/>
          </w:tcPr>
          <w:p w14:paraId="11BC0D9E" w14:textId="77777777" w:rsidR="009E28B7" w:rsidRDefault="009E28B7">
            <w:pPr>
              <w:jc w:val="center"/>
              <w:rPr>
                <w:rFonts w:ascii="仿宋_GB2312" w:eastAsia="仿宋_GB2312"/>
                <w:sz w:val="24"/>
              </w:rPr>
            </w:pPr>
          </w:p>
        </w:tc>
        <w:tc>
          <w:tcPr>
            <w:tcW w:w="1421" w:type="dxa"/>
            <w:vAlign w:val="center"/>
          </w:tcPr>
          <w:p w14:paraId="76631BAB" w14:textId="77777777" w:rsidR="009E28B7" w:rsidRDefault="009E28B7">
            <w:pPr>
              <w:jc w:val="center"/>
              <w:rPr>
                <w:rFonts w:ascii="仿宋_GB2312" w:eastAsia="仿宋_GB2312"/>
                <w:sz w:val="24"/>
              </w:rPr>
            </w:pPr>
          </w:p>
        </w:tc>
        <w:tc>
          <w:tcPr>
            <w:tcW w:w="1421" w:type="dxa"/>
            <w:vAlign w:val="center"/>
          </w:tcPr>
          <w:p w14:paraId="532974F1" w14:textId="77777777" w:rsidR="009E28B7" w:rsidRDefault="009E28B7">
            <w:pPr>
              <w:jc w:val="center"/>
              <w:rPr>
                <w:rFonts w:ascii="仿宋_GB2312" w:eastAsia="仿宋_GB2312"/>
                <w:sz w:val="24"/>
              </w:rPr>
            </w:pPr>
          </w:p>
        </w:tc>
      </w:tr>
      <w:tr w:rsidR="009E28B7" w14:paraId="3C06021F" w14:textId="77777777">
        <w:trPr>
          <w:gridAfter w:val="5"/>
          <w:wAfter w:w="394" w:type="dxa"/>
          <w:trHeight w:val="513"/>
        </w:trPr>
        <w:tc>
          <w:tcPr>
            <w:tcW w:w="1420" w:type="dxa"/>
            <w:vMerge/>
            <w:vAlign w:val="center"/>
          </w:tcPr>
          <w:p w14:paraId="35210195" w14:textId="77777777" w:rsidR="009E28B7" w:rsidRDefault="009E28B7">
            <w:pPr>
              <w:jc w:val="center"/>
              <w:rPr>
                <w:rFonts w:ascii="仿宋_GB2312" w:eastAsia="仿宋_GB2312"/>
                <w:sz w:val="24"/>
              </w:rPr>
            </w:pPr>
          </w:p>
        </w:tc>
        <w:tc>
          <w:tcPr>
            <w:tcW w:w="1420" w:type="dxa"/>
            <w:vAlign w:val="center"/>
          </w:tcPr>
          <w:p w14:paraId="4E46935C" w14:textId="77777777" w:rsidR="009E28B7" w:rsidRDefault="009E28B7">
            <w:pPr>
              <w:jc w:val="center"/>
              <w:rPr>
                <w:rFonts w:ascii="仿宋_GB2312" w:eastAsia="仿宋_GB2312"/>
                <w:sz w:val="24"/>
              </w:rPr>
            </w:pPr>
          </w:p>
        </w:tc>
        <w:tc>
          <w:tcPr>
            <w:tcW w:w="1420" w:type="dxa"/>
            <w:vAlign w:val="center"/>
          </w:tcPr>
          <w:p w14:paraId="04900F49" w14:textId="77777777" w:rsidR="009E28B7" w:rsidRDefault="009E28B7">
            <w:pPr>
              <w:jc w:val="center"/>
              <w:rPr>
                <w:rFonts w:ascii="仿宋_GB2312" w:eastAsia="仿宋_GB2312"/>
                <w:sz w:val="24"/>
              </w:rPr>
            </w:pPr>
          </w:p>
        </w:tc>
        <w:tc>
          <w:tcPr>
            <w:tcW w:w="1420" w:type="dxa"/>
            <w:vAlign w:val="center"/>
          </w:tcPr>
          <w:p w14:paraId="25A71559" w14:textId="77777777" w:rsidR="009E28B7" w:rsidRDefault="009E28B7">
            <w:pPr>
              <w:jc w:val="center"/>
              <w:rPr>
                <w:rFonts w:ascii="仿宋_GB2312" w:eastAsia="仿宋_GB2312"/>
                <w:sz w:val="24"/>
              </w:rPr>
            </w:pPr>
          </w:p>
        </w:tc>
        <w:tc>
          <w:tcPr>
            <w:tcW w:w="1421" w:type="dxa"/>
            <w:vAlign w:val="center"/>
          </w:tcPr>
          <w:p w14:paraId="15EAC928" w14:textId="77777777" w:rsidR="009E28B7" w:rsidRDefault="009E28B7">
            <w:pPr>
              <w:jc w:val="center"/>
              <w:rPr>
                <w:rFonts w:ascii="仿宋_GB2312" w:eastAsia="仿宋_GB2312"/>
                <w:sz w:val="24"/>
              </w:rPr>
            </w:pPr>
          </w:p>
        </w:tc>
        <w:tc>
          <w:tcPr>
            <w:tcW w:w="1421" w:type="dxa"/>
            <w:vAlign w:val="center"/>
          </w:tcPr>
          <w:p w14:paraId="6B33C47E" w14:textId="77777777" w:rsidR="009E28B7" w:rsidRDefault="009E28B7">
            <w:pPr>
              <w:jc w:val="center"/>
              <w:rPr>
                <w:rFonts w:ascii="仿宋_GB2312" w:eastAsia="仿宋_GB2312"/>
                <w:sz w:val="24"/>
              </w:rPr>
            </w:pPr>
          </w:p>
        </w:tc>
      </w:tr>
      <w:tr w:rsidR="009E28B7" w14:paraId="7127A0BF" w14:textId="77777777">
        <w:trPr>
          <w:gridAfter w:val="5"/>
          <w:wAfter w:w="394" w:type="dxa"/>
          <w:trHeight w:val="513"/>
        </w:trPr>
        <w:tc>
          <w:tcPr>
            <w:tcW w:w="1420" w:type="dxa"/>
            <w:vMerge/>
            <w:vAlign w:val="center"/>
          </w:tcPr>
          <w:p w14:paraId="4D8C2BEA" w14:textId="77777777" w:rsidR="009E28B7" w:rsidRDefault="009E28B7">
            <w:pPr>
              <w:jc w:val="center"/>
              <w:rPr>
                <w:rFonts w:ascii="仿宋_GB2312" w:eastAsia="仿宋_GB2312"/>
                <w:sz w:val="24"/>
              </w:rPr>
            </w:pPr>
          </w:p>
        </w:tc>
        <w:tc>
          <w:tcPr>
            <w:tcW w:w="1420" w:type="dxa"/>
            <w:vAlign w:val="center"/>
          </w:tcPr>
          <w:p w14:paraId="157D82E2" w14:textId="77777777" w:rsidR="009E28B7" w:rsidRDefault="009E28B7">
            <w:pPr>
              <w:jc w:val="center"/>
              <w:rPr>
                <w:rFonts w:ascii="仿宋_GB2312" w:eastAsia="仿宋_GB2312"/>
                <w:sz w:val="24"/>
              </w:rPr>
            </w:pPr>
          </w:p>
        </w:tc>
        <w:tc>
          <w:tcPr>
            <w:tcW w:w="1420" w:type="dxa"/>
            <w:vAlign w:val="center"/>
          </w:tcPr>
          <w:p w14:paraId="0B12C789" w14:textId="77777777" w:rsidR="009E28B7" w:rsidRDefault="009E28B7">
            <w:pPr>
              <w:jc w:val="center"/>
              <w:rPr>
                <w:rFonts w:ascii="仿宋_GB2312" w:eastAsia="仿宋_GB2312"/>
                <w:sz w:val="24"/>
              </w:rPr>
            </w:pPr>
          </w:p>
        </w:tc>
        <w:tc>
          <w:tcPr>
            <w:tcW w:w="1420" w:type="dxa"/>
            <w:vAlign w:val="center"/>
          </w:tcPr>
          <w:p w14:paraId="6A7D856B" w14:textId="77777777" w:rsidR="009E28B7" w:rsidRDefault="009E28B7">
            <w:pPr>
              <w:jc w:val="center"/>
              <w:rPr>
                <w:rFonts w:ascii="仿宋_GB2312" w:eastAsia="仿宋_GB2312"/>
                <w:sz w:val="24"/>
              </w:rPr>
            </w:pPr>
          </w:p>
        </w:tc>
        <w:tc>
          <w:tcPr>
            <w:tcW w:w="1421" w:type="dxa"/>
            <w:vAlign w:val="center"/>
          </w:tcPr>
          <w:p w14:paraId="6C7451FB" w14:textId="77777777" w:rsidR="009E28B7" w:rsidRDefault="009E28B7">
            <w:pPr>
              <w:jc w:val="center"/>
              <w:rPr>
                <w:rFonts w:ascii="仿宋_GB2312" w:eastAsia="仿宋_GB2312"/>
                <w:sz w:val="24"/>
              </w:rPr>
            </w:pPr>
          </w:p>
        </w:tc>
        <w:tc>
          <w:tcPr>
            <w:tcW w:w="1421" w:type="dxa"/>
            <w:vAlign w:val="center"/>
          </w:tcPr>
          <w:p w14:paraId="4579EA8B" w14:textId="77777777" w:rsidR="009E28B7" w:rsidRDefault="009E28B7">
            <w:pPr>
              <w:jc w:val="center"/>
              <w:rPr>
                <w:rFonts w:ascii="仿宋_GB2312" w:eastAsia="仿宋_GB2312"/>
                <w:sz w:val="24"/>
              </w:rPr>
            </w:pPr>
          </w:p>
        </w:tc>
      </w:tr>
      <w:tr w:rsidR="009E28B7" w14:paraId="66AC3444" w14:textId="77777777">
        <w:trPr>
          <w:gridAfter w:val="5"/>
          <w:wAfter w:w="394" w:type="dxa"/>
          <w:trHeight w:val="513"/>
        </w:trPr>
        <w:tc>
          <w:tcPr>
            <w:tcW w:w="1420" w:type="dxa"/>
            <w:vMerge/>
            <w:vAlign w:val="center"/>
          </w:tcPr>
          <w:p w14:paraId="184EBFD1" w14:textId="77777777" w:rsidR="009E28B7" w:rsidRDefault="009E28B7">
            <w:pPr>
              <w:jc w:val="center"/>
              <w:rPr>
                <w:rFonts w:ascii="仿宋_GB2312" w:eastAsia="仿宋_GB2312"/>
                <w:sz w:val="24"/>
              </w:rPr>
            </w:pPr>
          </w:p>
        </w:tc>
        <w:tc>
          <w:tcPr>
            <w:tcW w:w="1420" w:type="dxa"/>
            <w:vAlign w:val="center"/>
          </w:tcPr>
          <w:p w14:paraId="2021754B" w14:textId="77777777" w:rsidR="009E28B7" w:rsidRDefault="009E28B7">
            <w:pPr>
              <w:jc w:val="center"/>
              <w:rPr>
                <w:rFonts w:ascii="仿宋_GB2312" w:eastAsia="仿宋_GB2312"/>
                <w:sz w:val="24"/>
              </w:rPr>
            </w:pPr>
          </w:p>
        </w:tc>
        <w:tc>
          <w:tcPr>
            <w:tcW w:w="1420" w:type="dxa"/>
            <w:vAlign w:val="center"/>
          </w:tcPr>
          <w:p w14:paraId="3E9D72D9" w14:textId="77777777" w:rsidR="009E28B7" w:rsidRDefault="009E28B7">
            <w:pPr>
              <w:jc w:val="center"/>
              <w:rPr>
                <w:rFonts w:ascii="仿宋_GB2312" w:eastAsia="仿宋_GB2312"/>
                <w:sz w:val="24"/>
              </w:rPr>
            </w:pPr>
          </w:p>
        </w:tc>
        <w:tc>
          <w:tcPr>
            <w:tcW w:w="1420" w:type="dxa"/>
            <w:vAlign w:val="center"/>
          </w:tcPr>
          <w:p w14:paraId="394BB5F1" w14:textId="77777777" w:rsidR="009E28B7" w:rsidRDefault="009E28B7">
            <w:pPr>
              <w:jc w:val="center"/>
              <w:rPr>
                <w:rFonts w:ascii="仿宋_GB2312" w:eastAsia="仿宋_GB2312"/>
                <w:sz w:val="24"/>
              </w:rPr>
            </w:pPr>
          </w:p>
        </w:tc>
        <w:tc>
          <w:tcPr>
            <w:tcW w:w="1421" w:type="dxa"/>
            <w:vAlign w:val="center"/>
          </w:tcPr>
          <w:p w14:paraId="288FA07D" w14:textId="77777777" w:rsidR="009E28B7" w:rsidRDefault="009E28B7">
            <w:pPr>
              <w:jc w:val="center"/>
              <w:rPr>
                <w:rFonts w:ascii="仿宋_GB2312" w:eastAsia="仿宋_GB2312"/>
                <w:sz w:val="24"/>
              </w:rPr>
            </w:pPr>
          </w:p>
        </w:tc>
        <w:tc>
          <w:tcPr>
            <w:tcW w:w="1421" w:type="dxa"/>
            <w:vAlign w:val="center"/>
          </w:tcPr>
          <w:p w14:paraId="290CAF42" w14:textId="77777777" w:rsidR="009E28B7" w:rsidRDefault="009E28B7">
            <w:pPr>
              <w:jc w:val="center"/>
              <w:rPr>
                <w:rFonts w:ascii="仿宋_GB2312" w:eastAsia="仿宋_GB2312"/>
                <w:sz w:val="24"/>
              </w:rPr>
            </w:pPr>
          </w:p>
        </w:tc>
      </w:tr>
      <w:tr w:rsidR="009E28B7" w14:paraId="7D4D0B91" w14:textId="77777777">
        <w:trPr>
          <w:gridAfter w:val="5"/>
          <w:wAfter w:w="394" w:type="dxa"/>
          <w:trHeight w:val="3153"/>
        </w:trPr>
        <w:tc>
          <w:tcPr>
            <w:tcW w:w="8522" w:type="dxa"/>
            <w:gridSpan w:val="6"/>
          </w:tcPr>
          <w:p w14:paraId="775E04DE" w14:textId="77777777" w:rsidR="009E28B7" w:rsidRDefault="00000000">
            <w:pPr>
              <w:rPr>
                <w:rFonts w:ascii="仿宋_GB2312" w:eastAsia="仿宋_GB2312"/>
                <w:b/>
                <w:sz w:val="24"/>
              </w:rPr>
            </w:pPr>
            <w:r>
              <w:rPr>
                <w:rFonts w:ascii="仿宋_GB2312" w:eastAsia="仿宋_GB2312" w:hint="eastAsia"/>
                <w:b/>
                <w:sz w:val="24"/>
              </w:rPr>
              <w:t>评议组对课题及报告的评议：</w:t>
            </w:r>
          </w:p>
          <w:p w14:paraId="6CEDB5A0" w14:textId="77777777" w:rsidR="009E28B7" w:rsidRDefault="009E28B7">
            <w:pPr>
              <w:jc w:val="center"/>
              <w:rPr>
                <w:rFonts w:ascii="仿宋_GB2312" w:eastAsia="仿宋_GB2312"/>
                <w:sz w:val="24"/>
              </w:rPr>
            </w:pPr>
          </w:p>
          <w:p w14:paraId="765DBA6D" w14:textId="77777777" w:rsidR="009E28B7" w:rsidRDefault="009E28B7">
            <w:pPr>
              <w:jc w:val="center"/>
              <w:rPr>
                <w:rFonts w:ascii="仿宋_GB2312" w:eastAsia="仿宋_GB2312"/>
                <w:sz w:val="24"/>
              </w:rPr>
            </w:pPr>
          </w:p>
          <w:p w14:paraId="04C5D8D1" w14:textId="77777777" w:rsidR="009E28B7" w:rsidRDefault="009E28B7">
            <w:pPr>
              <w:rPr>
                <w:rFonts w:ascii="仿宋_GB2312" w:eastAsia="仿宋_GB2312"/>
                <w:sz w:val="24"/>
              </w:rPr>
            </w:pPr>
          </w:p>
          <w:p w14:paraId="351B8F16" w14:textId="77777777" w:rsidR="009E28B7" w:rsidRDefault="00000000">
            <w:pPr>
              <w:ind w:firstLineChars="2100" w:firstLine="5040"/>
              <w:rPr>
                <w:rFonts w:ascii="仿宋_GB2312" w:eastAsia="仿宋_GB2312"/>
                <w:sz w:val="24"/>
                <w:u w:val="single"/>
              </w:rPr>
            </w:pPr>
            <w:r>
              <w:rPr>
                <w:rFonts w:ascii="仿宋_GB2312" w:eastAsia="仿宋_GB2312" w:hint="eastAsia"/>
                <w:sz w:val="24"/>
              </w:rPr>
              <w:t>评议组组长：</w:t>
            </w:r>
            <w:r>
              <w:rPr>
                <w:rFonts w:ascii="仿宋_GB2312" w:eastAsia="仿宋_GB2312" w:hint="eastAsia"/>
                <w:sz w:val="24"/>
                <w:u w:val="single"/>
              </w:rPr>
              <w:t xml:space="preserve">         </w:t>
            </w:r>
          </w:p>
        </w:tc>
      </w:tr>
      <w:tr w:rsidR="009E28B7" w14:paraId="1C788114" w14:textId="77777777">
        <w:trPr>
          <w:gridAfter w:val="5"/>
          <w:wAfter w:w="394" w:type="dxa"/>
          <w:trHeight w:val="3114"/>
        </w:trPr>
        <w:tc>
          <w:tcPr>
            <w:tcW w:w="8522" w:type="dxa"/>
            <w:gridSpan w:val="6"/>
            <w:tcBorders>
              <w:top w:val="nil"/>
              <w:left w:val="single" w:sz="4" w:space="0" w:color="auto"/>
              <w:bottom w:val="single" w:sz="4" w:space="0" w:color="auto"/>
            </w:tcBorders>
          </w:tcPr>
          <w:p w14:paraId="0FC1ABF2" w14:textId="77777777" w:rsidR="009E28B7" w:rsidRDefault="00000000">
            <w:pPr>
              <w:rPr>
                <w:rFonts w:ascii="仿宋_GB2312" w:eastAsia="仿宋_GB2312"/>
                <w:b/>
                <w:sz w:val="24"/>
              </w:rPr>
            </w:pPr>
            <w:r>
              <w:rPr>
                <w:rFonts w:ascii="仿宋_GB2312" w:eastAsia="仿宋_GB2312" w:hint="eastAsia"/>
                <w:b/>
                <w:sz w:val="24"/>
              </w:rPr>
              <w:t>学位点负责人意见：</w:t>
            </w:r>
          </w:p>
          <w:p w14:paraId="13EE168B" w14:textId="77777777" w:rsidR="009E28B7" w:rsidRDefault="009E28B7">
            <w:pPr>
              <w:jc w:val="center"/>
              <w:rPr>
                <w:rFonts w:ascii="仿宋_GB2312" w:eastAsia="仿宋_GB2312"/>
                <w:sz w:val="24"/>
              </w:rPr>
            </w:pPr>
          </w:p>
          <w:p w14:paraId="2FE38BBE" w14:textId="77777777" w:rsidR="009E28B7" w:rsidRDefault="009E28B7">
            <w:pPr>
              <w:jc w:val="center"/>
              <w:rPr>
                <w:rFonts w:ascii="仿宋_GB2312" w:eastAsia="仿宋_GB2312"/>
                <w:sz w:val="24"/>
              </w:rPr>
            </w:pPr>
          </w:p>
          <w:p w14:paraId="4774C92C" w14:textId="77777777" w:rsidR="009E28B7" w:rsidRDefault="00000000">
            <w:pPr>
              <w:ind w:firstLineChars="2100" w:firstLine="5040"/>
              <w:rPr>
                <w:rFonts w:ascii="仿宋_GB2312" w:eastAsia="仿宋_GB2312"/>
                <w:sz w:val="24"/>
              </w:rPr>
            </w:pPr>
            <w:r>
              <w:rPr>
                <w:rFonts w:ascii="仿宋_GB2312" w:eastAsia="仿宋_GB2312" w:hint="eastAsia"/>
                <w:sz w:val="24"/>
              </w:rPr>
              <w:t>学位点负责人：</w:t>
            </w:r>
            <w:r>
              <w:rPr>
                <w:rFonts w:ascii="仿宋_GB2312" w:eastAsia="仿宋_GB2312" w:hint="eastAsia"/>
                <w:sz w:val="24"/>
                <w:u w:val="single"/>
              </w:rPr>
              <w:t xml:space="preserve">          </w:t>
            </w:r>
          </w:p>
          <w:p w14:paraId="66566BF5" w14:textId="77777777" w:rsidR="009E28B7" w:rsidRDefault="00000000">
            <w:pPr>
              <w:rPr>
                <w:rFonts w:ascii="仿宋_GB2312" w:eastAsia="仿宋_GB2312"/>
                <w:sz w:val="24"/>
              </w:rPr>
            </w:pPr>
            <w:r>
              <w:rPr>
                <w:rFonts w:ascii="仿宋_GB2312" w:eastAsia="仿宋_GB2312" w:hint="eastAsia"/>
                <w:sz w:val="24"/>
              </w:rPr>
              <w:t xml:space="preserve">                                             年   月   日</w:t>
            </w:r>
          </w:p>
        </w:tc>
      </w:tr>
    </w:tbl>
    <w:p w14:paraId="55FCA565" w14:textId="77777777" w:rsidR="009E28B7" w:rsidRDefault="009E28B7"/>
    <w:sectPr w:rsidR="009E28B7">
      <w:pgSz w:w="11906" w:h="16838"/>
      <w:pgMar w:top="1418" w:right="1797" w:bottom="1021" w:left="1797"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fufu sha" w:date="2026-10-21T11:34:00Z" w:initials="fs">
    <w:p w14:paraId="4D0A62AE" w14:textId="77777777" w:rsidR="00C622FC" w:rsidRDefault="00C622FC" w:rsidP="00C622FC">
      <w:pPr>
        <w:pStyle w:val="a3"/>
      </w:pPr>
      <w:r>
        <w:rPr>
          <w:rStyle w:val="ae"/>
        </w:rPr>
        <w:annotationRef/>
      </w:r>
      <w:r>
        <w:rPr>
          <w:rFonts w:hint="eastAsia"/>
        </w:rPr>
        <w:t>能不能用一句话概括？</w:t>
      </w:r>
    </w:p>
  </w:comment>
  <w:comment w:id="7" w:author="fufu sha" w:date="2026-10-21T11:36:00Z" w:initials="fs">
    <w:p w14:paraId="60D5D5C8" w14:textId="77777777" w:rsidR="007665CC" w:rsidRDefault="007665CC" w:rsidP="007665CC">
      <w:pPr>
        <w:pStyle w:val="a3"/>
      </w:pPr>
      <w:r>
        <w:rPr>
          <w:rStyle w:val="ae"/>
        </w:rPr>
        <w:annotationRef/>
      </w:r>
      <w:r>
        <w:rPr>
          <w:rFonts w:hint="eastAsia"/>
        </w:rPr>
        <w:t>什么是传播？能不能换个词，用词要遵循深度学习领域术语</w:t>
      </w:r>
    </w:p>
  </w:comment>
  <w:comment w:id="14" w:author="fufu sha" w:date="2026-10-21T11:37:00Z" w:initials="fs">
    <w:p w14:paraId="67F772CB" w14:textId="77777777" w:rsidR="00357092" w:rsidRDefault="00357092" w:rsidP="00357092">
      <w:pPr>
        <w:pStyle w:val="a3"/>
      </w:pPr>
      <w:r>
        <w:rPr>
          <w:rStyle w:val="ae"/>
        </w:rPr>
        <w:annotationRef/>
      </w:r>
      <w:r>
        <w:rPr>
          <w:rFonts w:hint="eastAsia"/>
        </w:rPr>
        <w:t>什么是表征？</w:t>
      </w:r>
    </w:p>
  </w:comment>
  <w:comment w:id="17" w:author="fufu sha" w:date="2026-10-21T11:38:00Z" w:initials="fs">
    <w:p w14:paraId="169E47CC" w14:textId="77777777" w:rsidR="001848E0" w:rsidRDefault="001848E0" w:rsidP="001848E0">
      <w:pPr>
        <w:pStyle w:val="a3"/>
      </w:pPr>
      <w:r>
        <w:rPr>
          <w:rStyle w:val="ae"/>
        </w:rPr>
        <w:annotationRef/>
      </w:r>
      <w:r>
        <w:rPr>
          <w:rFonts w:hint="eastAsia"/>
        </w:rPr>
        <w:t>报告中不要写死实验</w:t>
      </w:r>
    </w:p>
  </w:comment>
  <w:comment w:id="18" w:author="fufu sha" w:date="2026-10-21T11:40:00Z" w:initials="fs">
    <w:p w14:paraId="54E1A715" w14:textId="77777777" w:rsidR="001848E0" w:rsidRDefault="001848E0" w:rsidP="001848E0">
      <w:pPr>
        <w:pStyle w:val="a3"/>
      </w:pPr>
      <w:r>
        <w:rPr>
          <w:rStyle w:val="ae"/>
        </w:rPr>
        <w:annotationRef/>
      </w:r>
      <w:r>
        <w:rPr>
          <w:rFonts w:hint="eastAsia"/>
        </w:rPr>
        <w:t>创新点自然融入文本中，无需专门写</w:t>
      </w:r>
    </w:p>
  </w:comment>
  <w:comment w:id="21" w:author="fufu sha" w:date="2026-10-21T11:44:00Z" w:initials="fs">
    <w:p w14:paraId="568F938F" w14:textId="77777777" w:rsidR="00356C0A" w:rsidRDefault="00356C0A" w:rsidP="00356C0A">
      <w:pPr>
        <w:pStyle w:val="a3"/>
      </w:pPr>
      <w:r>
        <w:rPr>
          <w:rStyle w:val="ae"/>
        </w:rPr>
        <w:annotationRef/>
      </w:r>
      <w:r>
        <w:rPr>
          <w:rFonts w:hint="eastAsia"/>
        </w:rPr>
        <w:t>简化一下</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D0A62AE" w15:done="0"/>
  <w15:commentEx w15:paraId="60D5D5C8" w15:done="0"/>
  <w15:commentEx w15:paraId="67F772CB" w15:done="0"/>
  <w15:commentEx w15:paraId="169E47CC" w15:done="0"/>
  <w15:commentEx w15:paraId="54E1A715" w15:done="0"/>
  <w15:commentEx w15:paraId="568F938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5C9870C" w16cex:dateUtc="2026-10-21T03:34:00Z"/>
  <w16cex:commentExtensible w16cex:durableId="5173685B" w16cex:dateUtc="2026-10-21T03:36:00Z"/>
  <w16cex:commentExtensible w16cex:durableId="683AF981" w16cex:dateUtc="2026-10-21T03:37:00Z"/>
  <w16cex:commentExtensible w16cex:durableId="7F4FD827" w16cex:dateUtc="2026-10-21T03:38:00Z"/>
  <w16cex:commentExtensible w16cex:durableId="58D36C31" w16cex:dateUtc="2026-10-21T03:40:00Z"/>
  <w16cex:commentExtensible w16cex:durableId="593CBDBF" w16cex:dateUtc="2026-10-21T03:4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D0A62AE" w16cid:durableId="05C9870C"/>
  <w16cid:commentId w16cid:paraId="60D5D5C8" w16cid:durableId="5173685B"/>
  <w16cid:commentId w16cid:paraId="67F772CB" w16cid:durableId="683AF981"/>
  <w16cid:commentId w16cid:paraId="169E47CC" w16cid:durableId="7F4FD827"/>
  <w16cid:commentId w16cid:paraId="54E1A715" w16cid:durableId="58D36C31"/>
  <w16cid:commentId w16cid:paraId="568F938F" w16cid:durableId="593CBDB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5BFAA1" w14:textId="77777777" w:rsidR="00952D47" w:rsidRDefault="00952D47" w:rsidP="0094773E">
      <w:r>
        <w:separator/>
      </w:r>
    </w:p>
  </w:endnote>
  <w:endnote w:type="continuationSeparator" w:id="0">
    <w:p w14:paraId="0F7B09FE" w14:textId="77777777" w:rsidR="00952D47" w:rsidRDefault="00952D47" w:rsidP="009477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仿宋_GB2312">
    <w:altName w:val="仿宋"/>
    <w:charset w:val="86"/>
    <w:family w:val="modern"/>
    <w:pitch w:val="default"/>
    <w:sig w:usb0="00000000" w:usb1="00000000" w:usb2="00000010" w:usb3="00000000" w:csb0="00040000" w:csb1="00000000"/>
  </w:font>
  <w:font w:name="华文行楷">
    <w:altName w:val="微软雅黑"/>
    <w:panose1 w:val="02010800040101010101"/>
    <w:charset w:val="86"/>
    <w:family w:val="auto"/>
    <w:pitch w:val="variable"/>
    <w:sig w:usb0="00000001" w:usb1="080F0000" w:usb2="00000010" w:usb3="00000000" w:csb0="00040000" w:csb1="00000000"/>
  </w:font>
  <w:font w:name="楷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69D3C0" w14:textId="77777777" w:rsidR="00952D47" w:rsidRDefault="00952D47" w:rsidP="0094773E">
      <w:r>
        <w:separator/>
      </w:r>
    </w:p>
  </w:footnote>
  <w:footnote w:type="continuationSeparator" w:id="0">
    <w:p w14:paraId="23101CA6" w14:textId="77777777" w:rsidR="00952D47" w:rsidRDefault="00952D47" w:rsidP="0094773E">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fufu sha">
    <w15:presenceInfo w15:providerId="Windows Live" w15:userId="6701a10408bd1cd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E4C72"/>
    <w:rsid w:val="00000A4E"/>
    <w:rsid w:val="00027F06"/>
    <w:rsid w:val="0004123A"/>
    <w:rsid w:val="0005355E"/>
    <w:rsid w:val="00055F43"/>
    <w:rsid w:val="000833EE"/>
    <w:rsid w:val="00087034"/>
    <w:rsid w:val="000D5420"/>
    <w:rsid w:val="000E7165"/>
    <w:rsid w:val="001101C4"/>
    <w:rsid w:val="00125C4A"/>
    <w:rsid w:val="001532FA"/>
    <w:rsid w:val="001848E0"/>
    <w:rsid w:val="001B4A4D"/>
    <w:rsid w:val="001F1C2B"/>
    <w:rsid w:val="00216A05"/>
    <w:rsid w:val="00320D2D"/>
    <w:rsid w:val="00332674"/>
    <w:rsid w:val="00356C0A"/>
    <w:rsid w:val="00357092"/>
    <w:rsid w:val="00367AA4"/>
    <w:rsid w:val="003748E8"/>
    <w:rsid w:val="003A718D"/>
    <w:rsid w:val="003F4AA3"/>
    <w:rsid w:val="003F5A58"/>
    <w:rsid w:val="00400F60"/>
    <w:rsid w:val="00402796"/>
    <w:rsid w:val="00444568"/>
    <w:rsid w:val="004A1C9B"/>
    <w:rsid w:val="00592808"/>
    <w:rsid w:val="00592BD8"/>
    <w:rsid w:val="006352E5"/>
    <w:rsid w:val="0063748F"/>
    <w:rsid w:val="00672A10"/>
    <w:rsid w:val="006B3BBE"/>
    <w:rsid w:val="00763930"/>
    <w:rsid w:val="007665CC"/>
    <w:rsid w:val="00867E4E"/>
    <w:rsid w:val="00875FAC"/>
    <w:rsid w:val="008876C7"/>
    <w:rsid w:val="008A496C"/>
    <w:rsid w:val="008B3344"/>
    <w:rsid w:val="008F2955"/>
    <w:rsid w:val="00904F2B"/>
    <w:rsid w:val="0094773E"/>
    <w:rsid w:val="00952D47"/>
    <w:rsid w:val="00953BE7"/>
    <w:rsid w:val="009E0381"/>
    <w:rsid w:val="009E28B7"/>
    <w:rsid w:val="00A750D5"/>
    <w:rsid w:val="00A9441E"/>
    <w:rsid w:val="00B72491"/>
    <w:rsid w:val="00BD0999"/>
    <w:rsid w:val="00C06DA9"/>
    <w:rsid w:val="00C14363"/>
    <w:rsid w:val="00C34465"/>
    <w:rsid w:val="00C622FC"/>
    <w:rsid w:val="00DE0158"/>
    <w:rsid w:val="00E57E67"/>
    <w:rsid w:val="00EC2AA1"/>
    <w:rsid w:val="00EC3124"/>
    <w:rsid w:val="00EC56D1"/>
    <w:rsid w:val="00EE4C72"/>
    <w:rsid w:val="00F41926"/>
    <w:rsid w:val="00F67E7A"/>
    <w:rsid w:val="00FC4AB5"/>
    <w:rsid w:val="00FD45EA"/>
    <w:rsid w:val="00FF1634"/>
    <w:rsid w:val="060257BA"/>
    <w:rsid w:val="0A7D7D7B"/>
    <w:rsid w:val="12A10CC7"/>
    <w:rsid w:val="18C13F1E"/>
    <w:rsid w:val="1CD57BC3"/>
    <w:rsid w:val="1D0F694E"/>
    <w:rsid w:val="313D12B5"/>
    <w:rsid w:val="37243142"/>
    <w:rsid w:val="47EC0CD6"/>
    <w:rsid w:val="56C378DE"/>
    <w:rsid w:val="691E53FA"/>
    <w:rsid w:val="6C4364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699297"/>
  <w15:docId w15:val="{71F94A41-4789-498A-9547-3FBC508981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imes New Roman" w:eastAsia="宋体" w:hAnsi="Times New Roman" w:cs="Times New Roman"/>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pPr>
      <w:jc w:val="left"/>
    </w:p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pPr>
      <w:pBdr>
        <w:bottom w:val="single" w:sz="6" w:space="1" w:color="auto"/>
      </w:pBdr>
      <w:tabs>
        <w:tab w:val="center" w:pos="4153"/>
        <w:tab w:val="right" w:pos="8306"/>
      </w:tabs>
      <w:snapToGrid w:val="0"/>
      <w:jc w:val="center"/>
    </w:pPr>
    <w:rPr>
      <w:sz w:val="18"/>
      <w:szCs w:val="18"/>
    </w:rPr>
  </w:style>
  <w:style w:type="table" w:styleId="ab">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6">
    <w:name w:val="批注框文本 字符"/>
    <w:basedOn w:val="a0"/>
    <w:link w:val="a5"/>
    <w:uiPriority w:val="99"/>
    <w:semiHidden/>
    <w:rPr>
      <w:rFonts w:ascii="Times New Roman" w:eastAsia="宋体" w:hAnsi="Times New Roman" w:cs="Times New Roman"/>
      <w:sz w:val="18"/>
      <w:szCs w:val="18"/>
    </w:rPr>
  </w:style>
  <w:style w:type="character" w:customStyle="1" w:styleId="aa">
    <w:name w:val="页眉 字符"/>
    <w:basedOn w:val="a0"/>
    <w:link w:val="a9"/>
    <w:uiPriority w:val="99"/>
    <w:rPr>
      <w:rFonts w:ascii="Times New Roman" w:eastAsia="宋体" w:hAnsi="Times New Roman" w:cs="Times New Roman"/>
      <w:sz w:val="18"/>
      <w:szCs w:val="18"/>
    </w:rPr>
  </w:style>
  <w:style w:type="character" w:customStyle="1" w:styleId="a8">
    <w:name w:val="页脚 字符"/>
    <w:basedOn w:val="a0"/>
    <w:link w:val="a7"/>
    <w:uiPriority w:val="99"/>
    <w:rPr>
      <w:rFonts w:ascii="Times New Roman" w:eastAsia="宋体" w:hAnsi="Times New Roman" w:cs="Times New Roman"/>
      <w:sz w:val="18"/>
      <w:szCs w:val="18"/>
    </w:rPr>
  </w:style>
  <w:style w:type="paragraph" w:styleId="ac">
    <w:name w:val="List Paragraph"/>
    <w:basedOn w:val="a"/>
    <w:uiPriority w:val="34"/>
    <w:qFormat/>
    <w:pPr>
      <w:ind w:firstLineChars="200" w:firstLine="420"/>
    </w:pPr>
  </w:style>
  <w:style w:type="paragraph" w:styleId="ad">
    <w:name w:val="Revision"/>
    <w:hidden/>
    <w:uiPriority w:val="99"/>
    <w:unhideWhenUsed/>
    <w:rsid w:val="00592BD8"/>
    <w:rPr>
      <w:rFonts w:ascii="Times New Roman" w:eastAsia="宋体" w:hAnsi="Times New Roman" w:cs="Times New Roman"/>
      <w:kern w:val="2"/>
      <w:sz w:val="21"/>
      <w:szCs w:val="24"/>
    </w:rPr>
  </w:style>
  <w:style w:type="character" w:styleId="ae">
    <w:name w:val="annotation reference"/>
    <w:basedOn w:val="a0"/>
    <w:uiPriority w:val="99"/>
    <w:semiHidden/>
    <w:unhideWhenUsed/>
    <w:rsid w:val="003A718D"/>
    <w:rPr>
      <w:sz w:val="21"/>
      <w:szCs w:val="21"/>
    </w:rPr>
  </w:style>
  <w:style w:type="paragraph" w:styleId="af">
    <w:name w:val="annotation subject"/>
    <w:basedOn w:val="a3"/>
    <w:next w:val="a3"/>
    <w:link w:val="af0"/>
    <w:uiPriority w:val="99"/>
    <w:semiHidden/>
    <w:unhideWhenUsed/>
    <w:rsid w:val="003A718D"/>
    <w:rPr>
      <w:b/>
      <w:bCs/>
    </w:rPr>
  </w:style>
  <w:style w:type="character" w:customStyle="1" w:styleId="a4">
    <w:name w:val="批注文字 字符"/>
    <w:basedOn w:val="a0"/>
    <w:link w:val="a3"/>
    <w:uiPriority w:val="99"/>
    <w:rsid w:val="003A718D"/>
    <w:rPr>
      <w:rFonts w:ascii="Times New Roman" w:eastAsia="宋体" w:hAnsi="Times New Roman" w:cs="Times New Roman"/>
      <w:kern w:val="2"/>
      <w:sz w:val="21"/>
      <w:szCs w:val="24"/>
    </w:rPr>
  </w:style>
  <w:style w:type="character" w:customStyle="1" w:styleId="af0">
    <w:name w:val="批注主题 字符"/>
    <w:basedOn w:val="a4"/>
    <w:link w:val="af"/>
    <w:uiPriority w:val="99"/>
    <w:semiHidden/>
    <w:rsid w:val="003A718D"/>
    <w:rPr>
      <w:rFonts w:ascii="Times New Roman" w:eastAsia="宋体" w:hAnsi="Times New Roman" w:cs="Times New Roman"/>
      <w:b/>
      <w:bCs/>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microsoft.com/office/2018/08/relationships/commentsExtensible" Target="commentsExtensible.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image" Target="media/image4.png"/><Relationship Id="rId10" Type="http://schemas.microsoft.com/office/2011/relationships/commentsExtended" Target="commentsExtended.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3FCDA68B-604A-41A3-AC18-275727EB945D}">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109</TotalTime>
  <Pages>25</Pages>
  <Words>3781</Words>
  <Characters>21555</Characters>
  <Application>Microsoft Office Word</Application>
  <DocSecurity>0</DocSecurity>
  <Lines>179</Lines>
  <Paragraphs>50</Paragraphs>
  <ScaleCrop>false</ScaleCrop>
  <Company>Microsoft</Company>
  <LinksUpToDate>false</LinksUpToDate>
  <CharactersWithSpaces>25286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陈舜蓬</dc:creator>
  <cp:lastModifiedBy>fufu sha</cp:lastModifiedBy>
  <cp:revision>33</cp:revision>
  <dcterms:created xsi:type="dcterms:W3CDTF">2019-09-10T06:53:00Z</dcterms:created>
  <dcterms:modified xsi:type="dcterms:W3CDTF">2026-10-21T03:45:00Z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2052-11.8.2.10154</vt:lpwstr>
  </property>
  <property fmtid="{D5CDD505-2E9C-101B-9397-08002B2CF9AE}" pid="3" name="KSOTemplateDocerSaveRecord">
    <vt:lpwstr>eyJoZGlkIjoiZTE4MWM1ZjM4MzJiNDU0YmMwYzQ2ZjdkNDgzNzI3NWIiLCJ1c2VySWQiOiIxMDA4MDYyNTUzIn0=</vt:lpwstr>
  </property>
  <property fmtid="{D5CDD505-2E9C-101B-9397-08002B2CF9AE}" pid="4" name="ICV">
    <vt:lpwstr>A1F885189FB54FFABF6508543CCC4B26_12</vt:lpwstr>
  </property>
</Properties>
</file>